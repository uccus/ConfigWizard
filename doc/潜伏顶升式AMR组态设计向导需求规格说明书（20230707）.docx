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12054" w14:textId="77777777" w:rsidR="00516808" w:rsidRDefault="00516808"/>
    <w:p w14:paraId="6D323BBC" w14:textId="3648FCBC" w:rsidR="00CA27BE" w:rsidRDefault="00C1353C">
      <w:pPr>
        <w:pStyle w:val="a9"/>
        <w:rPr>
          <w:sz w:val="44"/>
        </w:rPr>
      </w:pPr>
      <w:bookmarkStart w:id="0" w:name="_Toc139520847"/>
      <w:r w:rsidRPr="00C1353C">
        <w:rPr>
          <w:rFonts w:hint="eastAsia"/>
          <w:sz w:val="44"/>
        </w:rPr>
        <w:t>潜伏顶升式</w:t>
      </w:r>
      <w:r w:rsidRPr="00C1353C">
        <w:rPr>
          <w:rFonts w:hint="eastAsia"/>
          <w:sz w:val="44"/>
        </w:rPr>
        <w:t>AMR</w:t>
      </w:r>
      <w:r w:rsidRPr="00C1353C">
        <w:rPr>
          <w:rFonts w:hint="eastAsia"/>
          <w:sz w:val="44"/>
        </w:rPr>
        <w:t>组态设计向导</w:t>
      </w:r>
      <w:bookmarkEnd w:id="0"/>
    </w:p>
    <w:p w14:paraId="3B2A9A00" w14:textId="77777777" w:rsidR="00516808" w:rsidRDefault="00CA27BE">
      <w:pPr>
        <w:pStyle w:val="a9"/>
      </w:pPr>
      <w:bookmarkStart w:id="1" w:name="_Toc139520848"/>
      <w:r>
        <w:rPr>
          <w:sz w:val="44"/>
        </w:rPr>
        <w:t>需求规格说明书</w:t>
      </w:r>
      <w:bookmarkEnd w:id="1"/>
    </w:p>
    <w:p w14:paraId="6C62D1D5" w14:textId="77777777" w:rsidR="00516808" w:rsidRDefault="00516808"/>
    <w:p w14:paraId="2618BE6F" w14:textId="77777777" w:rsidR="00516808" w:rsidRDefault="00516808"/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276"/>
        <w:gridCol w:w="3998"/>
        <w:gridCol w:w="1417"/>
        <w:gridCol w:w="1014"/>
      </w:tblGrid>
      <w:tr w:rsidR="00516808" w14:paraId="1B24CEB5" w14:textId="77777777" w:rsidTr="007D7588">
        <w:trPr>
          <w:trHeight w:val="375"/>
          <w:jc w:val="center"/>
        </w:trPr>
        <w:tc>
          <w:tcPr>
            <w:tcW w:w="817" w:type="dxa"/>
            <w:shd w:val="clear" w:color="auto" w:fill="D9D9D9" w:themeFill="background1" w:themeFillShade="D9"/>
            <w:vAlign w:val="center"/>
          </w:tcPr>
          <w:p w14:paraId="1E4E6B16" w14:textId="77777777" w:rsidR="00516808" w:rsidRDefault="00927D8B" w:rsidP="007D7588">
            <w:pPr>
              <w:pStyle w:val="TableHeading"/>
              <w:spacing w:after="0" w:line="240" w:lineRule="atLeast"/>
              <w:rPr>
                <w:b/>
                <w:sz w:val="21"/>
                <w:u w:val="single"/>
              </w:rPr>
            </w:pPr>
            <w:r>
              <w:rPr>
                <w:rFonts w:hint="eastAsia"/>
                <w:b/>
                <w:sz w:val="21"/>
              </w:rPr>
              <w:t>版本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16EFEC3" w14:textId="77777777" w:rsidR="00516808" w:rsidRDefault="00927D8B" w:rsidP="007D7588">
            <w:pPr>
              <w:pStyle w:val="TableHeading"/>
              <w:spacing w:after="0" w:line="240" w:lineRule="atLeast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版本日期</w:t>
            </w:r>
          </w:p>
        </w:tc>
        <w:tc>
          <w:tcPr>
            <w:tcW w:w="3998" w:type="dxa"/>
            <w:shd w:val="clear" w:color="auto" w:fill="D9D9D9" w:themeFill="background1" w:themeFillShade="D9"/>
            <w:vAlign w:val="center"/>
          </w:tcPr>
          <w:p w14:paraId="5A305B86" w14:textId="77777777" w:rsidR="00516808" w:rsidRDefault="00927D8B" w:rsidP="007D7588">
            <w:pPr>
              <w:pStyle w:val="BodyText1"/>
              <w:spacing w:after="0" w:line="240" w:lineRule="atLeast"/>
              <w:jc w:val="center"/>
              <w:rPr>
                <w:rFonts w:ascii="Arial Narrow" w:hAnsi="Arial Narrow"/>
                <w:sz w:val="21"/>
              </w:rPr>
            </w:pPr>
            <w:r>
              <w:rPr>
                <w:rFonts w:ascii="Arial Narrow" w:hAnsi="Arial Narrow" w:hint="eastAsia"/>
                <w:sz w:val="21"/>
              </w:rPr>
              <w:t>修改说明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C3417F9" w14:textId="77777777" w:rsidR="00516808" w:rsidRDefault="00927D8B" w:rsidP="007D7588">
            <w:pPr>
              <w:pStyle w:val="BodyText1"/>
              <w:spacing w:after="0" w:line="240" w:lineRule="atLeast"/>
              <w:rPr>
                <w:rFonts w:ascii="Arial Narrow" w:hAnsi="Arial Narrow"/>
                <w:sz w:val="21"/>
              </w:rPr>
            </w:pPr>
            <w:r>
              <w:rPr>
                <w:rFonts w:ascii="Arial Narrow" w:hAnsi="Arial Narrow" w:hint="eastAsia"/>
                <w:sz w:val="21"/>
              </w:rPr>
              <w:t>作者</w:t>
            </w:r>
            <w:r>
              <w:rPr>
                <w:rFonts w:ascii="Arial Narrow" w:hAnsi="Arial Narrow" w:hint="eastAsia"/>
                <w:sz w:val="21"/>
              </w:rPr>
              <w:t>/</w:t>
            </w:r>
            <w:r>
              <w:rPr>
                <w:rFonts w:ascii="Arial Narrow" w:hAnsi="Arial Narrow" w:hint="eastAsia"/>
                <w:sz w:val="21"/>
              </w:rPr>
              <w:t>变更人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14:paraId="45885B56" w14:textId="77777777" w:rsidR="00516808" w:rsidRDefault="00927D8B" w:rsidP="007D7588">
            <w:pPr>
              <w:pStyle w:val="BodyText1"/>
              <w:spacing w:after="0" w:line="240" w:lineRule="atLeast"/>
              <w:rPr>
                <w:rFonts w:ascii="Arial Narrow" w:hAnsi="Arial Narrow"/>
                <w:sz w:val="21"/>
              </w:rPr>
            </w:pPr>
            <w:r>
              <w:rPr>
                <w:rFonts w:ascii="Arial Narrow" w:hAnsi="Arial Narrow" w:hint="eastAsia"/>
                <w:sz w:val="21"/>
              </w:rPr>
              <w:t>审批人</w:t>
            </w:r>
          </w:p>
        </w:tc>
      </w:tr>
      <w:tr w:rsidR="00516808" w14:paraId="4EFB4BB4" w14:textId="77777777" w:rsidTr="007D7588">
        <w:trPr>
          <w:trHeight w:val="337"/>
          <w:jc w:val="center"/>
        </w:trPr>
        <w:tc>
          <w:tcPr>
            <w:tcW w:w="817" w:type="dxa"/>
            <w:vAlign w:val="center"/>
          </w:tcPr>
          <w:p w14:paraId="6E1AAEC6" w14:textId="77777777" w:rsidR="00516808" w:rsidRDefault="00927D8B" w:rsidP="007D7588">
            <w:pPr>
              <w:pStyle w:val="BodyText1"/>
              <w:spacing w:after="0" w:line="240" w:lineRule="atLeast"/>
              <w:rPr>
                <w:b w:val="0"/>
                <w:sz w:val="21"/>
              </w:rPr>
            </w:pPr>
            <w:r>
              <w:rPr>
                <w:b w:val="0"/>
                <w:sz w:val="21"/>
              </w:rPr>
              <w:t>V</w:t>
            </w:r>
            <w:r w:rsidR="009B1167">
              <w:rPr>
                <w:b w:val="0"/>
                <w:sz w:val="21"/>
              </w:rPr>
              <w:t>1.0.0</w:t>
            </w:r>
          </w:p>
        </w:tc>
        <w:tc>
          <w:tcPr>
            <w:tcW w:w="1276" w:type="dxa"/>
            <w:vAlign w:val="center"/>
          </w:tcPr>
          <w:p w14:paraId="10AFC48A" w14:textId="765701CF" w:rsidR="00516808" w:rsidRDefault="00CA27BE" w:rsidP="007D7588">
            <w:pPr>
              <w:pStyle w:val="BodyText1"/>
              <w:spacing w:after="0" w:line="240" w:lineRule="atLeast"/>
              <w:rPr>
                <w:b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202</w:t>
            </w:r>
            <w:r w:rsidR="00781043">
              <w:rPr>
                <w:b w:val="0"/>
                <w:sz w:val="21"/>
              </w:rPr>
              <w:t>3</w:t>
            </w:r>
            <w:r>
              <w:rPr>
                <w:rFonts w:hint="eastAsia"/>
                <w:b w:val="0"/>
                <w:sz w:val="21"/>
              </w:rPr>
              <w:t>/</w:t>
            </w:r>
            <w:r w:rsidR="00781043">
              <w:rPr>
                <w:b w:val="0"/>
                <w:sz w:val="21"/>
              </w:rPr>
              <w:t>7</w:t>
            </w:r>
            <w:r w:rsidR="00927D8B">
              <w:rPr>
                <w:rFonts w:hint="eastAsia"/>
                <w:b w:val="0"/>
                <w:sz w:val="21"/>
              </w:rPr>
              <w:t>/</w:t>
            </w:r>
            <w:r w:rsidR="00932863">
              <w:rPr>
                <w:b w:val="0"/>
                <w:sz w:val="21"/>
              </w:rPr>
              <w:t>5</w:t>
            </w:r>
          </w:p>
        </w:tc>
        <w:tc>
          <w:tcPr>
            <w:tcW w:w="3998" w:type="dxa"/>
            <w:vAlign w:val="center"/>
          </w:tcPr>
          <w:p w14:paraId="4213971B" w14:textId="0EFEE9F4" w:rsidR="00516808" w:rsidRDefault="009B1167" w:rsidP="007D7588">
            <w:pPr>
              <w:pStyle w:val="BodyText1"/>
              <w:spacing w:after="0" w:line="240" w:lineRule="atLeast"/>
              <w:rPr>
                <w:b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创建</w:t>
            </w:r>
          </w:p>
        </w:tc>
        <w:tc>
          <w:tcPr>
            <w:tcW w:w="1417" w:type="dxa"/>
          </w:tcPr>
          <w:p w14:paraId="0498D0C3" w14:textId="498E628B" w:rsidR="00516808" w:rsidRDefault="00781043" w:rsidP="007D7588">
            <w:pPr>
              <w:pStyle w:val="BodyText1"/>
              <w:spacing w:after="0" w:line="240" w:lineRule="atLeast"/>
              <w:rPr>
                <w:b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汪焕超</w:t>
            </w:r>
          </w:p>
        </w:tc>
        <w:tc>
          <w:tcPr>
            <w:tcW w:w="1014" w:type="dxa"/>
            <w:vAlign w:val="center"/>
          </w:tcPr>
          <w:p w14:paraId="758D762B" w14:textId="77777777" w:rsidR="00516808" w:rsidRDefault="00516808" w:rsidP="007D7588">
            <w:pPr>
              <w:pStyle w:val="BodyText1"/>
              <w:spacing w:after="0" w:line="240" w:lineRule="atLeast"/>
              <w:rPr>
                <w:b w:val="0"/>
                <w:sz w:val="21"/>
              </w:rPr>
            </w:pPr>
          </w:p>
        </w:tc>
      </w:tr>
      <w:tr w:rsidR="005816ED" w14:paraId="543C0B9C" w14:textId="77777777" w:rsidTr="007D7588">
        <w:trPr>
          <w:trHeight w:val="337"/>
          <w:jc w:val="center"/>
          <w:ins w:id="2" w:author="Wang Huncho" w:date="2023-07-07T14:24:00Z"/>
        </w:trPr>
        <w:tc>
          <w:tcPr>
            <w:tcW w:w="817" w:type="dxa"/>
            <w:vAlign w:val="center"/>
          </w:tcPr>
          <w:p w14:paraId="770BCB73" w14:textId="5B340F35" w:rsidR="005816ED" w:rsidRDefault="005816ED" w:rsidP="005816ED">
            <w:pPr>
              <w:pStyle w:val="BodyText1"/>
              <w:spacing w:after="0" w:line="240" w:lineRule="atLeast"/>
              <w:rPr>
                <w:ins w:id="3" w:author="Wang Huncho" w:date="2023-07-07T14:24:00Z"/>
                <w:b w:val="0"/>
                <w:sz w:val="21"/>
              </w:rPr>
            </w:pPr>
            <w:ins w:id="4" w:author="Wang Huncho" w:date="2023-07-07T14:24:00Z">
              <w:r>
                <w:rPr>
                  <w:b w:val="0"/>
                  <w:sz w:val="21"/>
                </w:rPr>
                <w:t>V1.0.</w:t>
              </w:r>
              <w:r>
                <w:rPr>
                  <w:b w:val="0"/>
                  <w:sz w:val="21"/>
                </w:rPr>
                <w:t>1</w:t>
              </w:r>
            </w:ins>
          </w:p>
        </w:tc>
        <w:tc>
          <w:tcPr>
            <w:tcW w:w="1276" w:type="dxa"/>
            <w:vAlign w:val="center"/>
          </w:tcPr>
          <w:p w14:paraId="1A88F536" w14:textId="3CEB844D" w:rsidR="005816ED" w:rsidRDefault="005816ED" w:rsidP="005816ED">
            <w:pPr>
              <w:pStyle w:val="BodyText1"/>
              <w:spacing w:after="0" w:line="240" w:lineRule="atLeast"/>
              <w:rPr>
                <w:ins w:id="5" w:author="Wang Huncho" w:date="2023-07-07T14:24:00Z"/>
                <w:rFonts w:hint="eastAsia"/>
                <w:b w:val="0"/>
                <w:sz w:val="21"/>
              </w:rPr>
            </w:pPr>
            <w:ins w:id="6" w:author="Wang Huncho" w:date="2023-07-07T14:24:00Z">
              <w:r>
                <w:rPr>
                  <w:rFonts w:hint="eastAsia"/>
                  <w:b w:val="0"/>
                  <w:sz w:val="21"/>
                </w:rPr>
                <w:t>202</w:t>
              </w:r>
              <w:r>
                <w:rPr>
                  <w:b w:val="0"/>
                  <w:sz w:val="21"/>
                </w:rPr>
                <w:t>3</w:t>
              </w:r>
              <w:r>
                <w:rPr>
                  <w:rFonts w:hint="eastAsia"/>
                  <w:b w:val="0"/>
                  <w:sz w:val="21"/>
                </w:rPr>
                <w:t>/</w:t>
              </w:r>
              <w:r>
                <w:rPr>
                  <w:b w:val="0"/>
                  <w:sz w:val="21"/>
                </w:rPr>
                <w:t>7</w:t>
              </w:r>
              <w:r>
                <w:rPr>
                  <w:rFonts w:hint="eastAsia"/>
                  <w:b w:val="0"/>
                  <w:sz w:val="21"/>
                </w:rPr>
                <w:t>/</w:t>
              </w:r>
              <w:r>
                <w:rPr>
                  <w:b w:val="0"/>
                  <w:sz w:val="21"/>
                </w:rPr>
                <w:t>7</w:t>
              </w:r>
            </w:ins>
          </w:p>
        </w:tc>
        <w:tc>
          <w:tcPr>
            <w:tcW w:w="3998" w:type="dxa"/>
            <w:vAlign w:val="center"/>
          </w:tcPr>
          <w:p w14:paraId="1333EAF7" w14:textId="6CA3AE24" w:rsidR="005816ED" w:rsidRDefault="00B70C27" w:rsidP="005816ED">
            <w:pPr>
              <w:pStyle w:val="BodyText1"/>
              <w:spacing w:after="0" w:line="240" w:lineRule="atLeast"/>
              <w:rPr>
                <w:ins w:id="7" w:author="Wang Huncho" w:date="2023-07-07T14:24:00Z"/>
                <w:rFonts w:hint="eastAsia"/>
                <w:b w:val="0"/>
                <w:sz w:val="21"/>
              </w:rPr>
            </w:pPr>
            <w:ins w:id="8" w:author="Wang Huncho" w:date="2023-07-07T14:24:00Z">
              <w:r>
                <w:rPr>
                  <w:rFonts w:hint="eastAsia"/>
                  <w:b w:val="0"/>
                  <w:sz w:val="21"/>
                </w:rPr>
                <w:t>会议</w:t>
              </w:r>
              <w:r w:rsidR="005816ED">
                <w:rPr>
                  <w:rFonts w:hint="eastAsia"/>
                  <w:b w:val="0"/>
                  <w:sz w:val="21"/>
                </w:rPr>
                <w:t>评审</w:t>
              </w:r>
              <w:r>
                <w:rPr>
                  <w:rFonts w:hint="eastAsia"/>
                  <w:b w:val="0"/>
                  <w:sz w:val="21"/>
                </w:rPr>
                <w:t>后</w:t>
              </w:r>
              <w:r w:rsidR="005816ED">
                <w:rPr>
                  <w:rFonts w:hint="eastAsia"/>
                  <w:b w:val="0"/>
                  <w:sz w:val="21"/>
                </w:rPr>
                <w:t>修订</w:t>
              </w:r>
            </w:ins>
          </w:p>
        </w:tc>
        <w:tc>
          <w:tcPr>
            <w:tcW w:w="1417" w:type="dxa"/>
          </w:tcPr>
          <w:p w14:paraId="49C9D11C" w14:textId="67210928" w:rsidR="005816ED" w:rsidRDefault="005816ED" w:rsidP="005816ED">
            <w:pPr>
              <w:pStyle w:val="BodyText1"/>
              <w:spacing w:after="0" w:line="240" w:lineRule="atLeast"/>
              <w:rPr>
                <w:ins w:id="9" w:author="Wang Huncho" w:date="2023-07-07T14:24:00Z"/>
                <w:rFonts w:hint="eastAsia"/>
                <w:b w:val="0"/>
                <w:sz w:val="21"/>
              </w:rPr>
            </w:pPr>
            <w:ins w:id="10" w:author="Wang Huncho" w:date="2023-07-07T14:24:00Z">
              <w:r>
                <w:rPr>
                  <w:rFonts w:hint="eastAsia"/>
                  <w:b w:val="0"/>
                  <w:sz w:val="21"/>
                </w:rPr>
                <w:t>汪焕超</w:t>
              </w:r>
            </w:ins>
          </w:p>
        </w:tc>
        <w:tc>
          <w:tcPr>
            <w:tcW w:w="1014" w:type="dxa"/>
            <w:vAlign w:val="center"/>
          </w:tcPr>
          <w:p w14:paraId="5E67EEAB" w14:textId="77777777" w:rsidR="005816ED" w:rsidRDefault="005816ED" w:rsidP="005816ED">
            <w:pPr>
              <w:pStyle w:val="BodyText1"/>
              <w:spacing w:after="0" w:line="240" w:lineRule="atLeast"/>
              <w:rPr>
                <w:ins w:id="11" w:author="Wang Huncho" w:date="2023-07-07T14:24:00Z"/>
                <w:b w:val="0"/>
                <w:sz w:val="21"/>
              </w:rPr>
            </w:pPr>
          </w:p>
        </w:tc>
      </w:tr>
    </w:tbl>
    <w:p w14:paraId="676149A6" w14:textId="77777777" w:rsidR="00516808" w:rsidRDefault="00516808"/>
    <w:p w14:paraId="1A535C98" w14:textId="77777777" w:rsidR="00516808" w:rsidRDefault="00927D8B">
      <w:pPr>
        <w:jc w:val="center"/>
        <w:rPr>
          <w:b/>
          <w:sz w:val="32"/>
        </w:rPr>
      </w:pPr>
      <w:r>
        <w:br w:type="page"/>
      </w:r>
      <w:r>
        <w:rPr>
          <w:rFonts w:hint="eastAsia"/>
          <w:b/>
          <w:sz w:val="32"/>
        </w:rPr>
        <w:lastRenderedPageBreak/>
        <w:t>目录</w:t>
      </w:r>
    </w:p>
    <w:p w14:paraId="2C7F8350" w14:textId="5297CBB7" w:rsidR="00C81038" w:rsidRDefault="00927D8B">
      <w:pPr>
        <w:pStyle w:val="TOC1"/>
        <w:tabs>
          <w:tab w:val="right" w:leader="dot" w:pos="9324"/>
        </w:tabs>
        <w:rPr>
          <w:rFonts w:asciiTheme="minorHAnsi" w:eastAsiaTheme="minorEastAsia" w:hAnsiTheme="minorHAnsi" w:cstheme="minorBidi"/>
          <w:b w:val="0"/>
          <w:noProof/>
          <w:szCs w:val="22"/>
          <w14:ligatures w14:val="standardContextual"/>
        </w:rPr>
      </w:pPr>
      <w:r>
        <w:fldChar w:fldCharType="begin"/>
      </w:r>
      <w:r>
        <w:instrText xml:space="preserve"> TOC \o "1-5" \h \z </w:instrText>
      </w:r>
      <w:r>
        <w:fldChar w:fldCharType="separate"/>
      </w:r>
      <w:hyperlink w:anchor="_Toc139520847" w:history="1">
        <w:r w:rsidR="00C81038" w:rsidRPr="004D7C9A">
          <w:rPr>
            <w:rStyle w:val="ab"/>
            <w:noProof/>
          </w:rPr>
          <w:t>潜伏顶升式</w:t>
        </w:r>
        <w:r w:rsidR="00C81038" w:rsidRPr="004D7C9A">
          <w:rPr>
            <w:rStyle w:val="ab"/>
            <w:noProof/>
          </w:rPr>
          <w:t>AMR</w:t>
        </w:r>
        <w:r w:rsidR="00C81038" w:rsidRPr="004D7C9A">
          <w:rPr>
            <w:rStyle w:val="ab"/>
            <w:noProof/>
          </w:rPr>
          <w:t>组态设计向导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_Toc139520847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</w:t>
        </w:r>
        <w:r w:rsidR="00C81038">
          <w:rPr>
            <w:noProof/>
            <w:webHidden/>
          </w:rPr>
          <w:fldChar w:fldCharType="end"/>
        </w:r>
      </w:hyperlink>
    </w:p>
    <w:p w14:paraId="32DD53D4" w14:textId="4C2CBADD" w:rsidR="00C81038" w:rsidRDefault="00000000">
      <w:pPr>
        <w:pStyle w:val="TOC1"/>
        <w:tabs>
          <w:tab w:val="right" w:leader="dot" w:pos="9324"/>
        </w:tabs>
        <w:rPr>
          <w:rFonts w:asciiTheme="minorHAnsi" w:eastAsiaTheme="minorEastAsia" w:hAnsiTheme="minorHAnsi" w:cstheme="minorBidi"/>
          <w:b w:val="0"/>
          <w:noProof/>
          <w:szCs w:val="22"/>
          <w14:ligatures w14:val="standardContextual"/>
        </w:rPr>
      </w:pPr>
      <w:hyperlink w:anchor="_Toc139520848" w:history="1">
        <w:r w:rsidR="00C81038" w:rsidRPr="004D7C9A">
          <w:rPr>
            <w:rStyle w:val="ab"/>
            <w:noProof/>
          </w:rPr>
          <w:t>需求规格说明书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_Toc139520848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</w:t>
        </w:r>
        <w:r w:rsidR="00C81038">
          <w:rPr>
            <w:noProof/>
            <w:webHidden/>
          </w:rPr>
          <w:fldChar w:fldCharType="end"/>
        </w:r>
      </w:hyperlink>
    </w:p>
    <w:p w14:paraId="6FE5B598" w14:textId="48657BFF" w:rsidR="00C81038" w:rsidRDefault="00000000">
      <w:pPr>
        <w:pStyle w:val="TOC1"/>
        <w:tabs>
          <w:tab w:val="left" w:pos="840"/>
          <w:tab w:val="right" w:leader="dot" w:pos="9324"/>
        </w:tabs>
        <w:rPr>
          <w:rFonts w:asciiTheme="minorHAnsi" w:eastAsiaTheme="minorEastAsia" w:hAnsiTheme="minorHAnsi" w:cstheme="minorBidi"/>
          <w:b w:val="0"/>
          <w:noProof/>
          <w:szCs w:val="22"/>
          <w14:ligatures w14:val="standardContextual"/>
        </w:rPr>
      </w:pPr>
      <w:hyperlink w:anchor="_Toc139520849" w:history="1">
        <w:r w:rsidR="00C81038" w:rsidRPr="004D7C9A">
          <w:rPr>
            <w:rStyle w:val="ab"/>
            <w:noProof/>
          </w:rPr>
          <w:t>一、</w:t>
        </w:r>
        <w:r w:rsidR="00C81038">
          <w:rPr>
            <w:rFonts w:asciiTheme="minorHAnsi" w:eastAsiaTheme="minorEastAsia" w:hAnsiTheme="minorHAnsi" w:cstheme="minorBidi"/>
            <w:b w:val="0"/>
            <w:noProof/>
            <w:szCs w:val="22"/>
            <w14:ligatures w14:val="standardContextual"/>
          </w:rPr>
          <w:tab/>
        </w:r>
        <w:r w:rsidR="00C81038" w:rsidRPr="004D7C9A">
          <w:rPr>
            <w:rStyle w:val="ab"/>
            <w:noProof/>
          </w:rPr>
          <w:t>概述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_Toc139520849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3</w:t>
        </w:r>
        <w:r w:rsidR="00C81038">
          <w:rPr>
            <w:noProof/>
            <w:webHidden/>
          </w:rPr>
          <w:fldChar w:fldCharType="end"/>
        </w:r>
      </w:hyperlink>
    </w:p>
    <w:p w14:paraId="5A74704B" w14:textId="5B439C21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0" w:history="1">
        <w:r w:rsidR="00C81038" w:rsidRPr="004D7C9A">
          <w:rPr>
            <w:rStyle w:val="ab"/>
            <w:noProof/>
          </w:rPr>
          <w:t>目标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_Toc139520850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3</w:t>
        </w:r>
        <w:r w:rsidR="00C81038">
          <w:rPr>
            <w:noProof/>
            <w:webHidden/>
          </w:rPr>
          <w:fldChar w:fldCharType="end"/>
        </w:r>
      </w:hyperlink>
    </w:p>
    <w:p w14:paraId="4004D2A0" w14:textId="7DFBC110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1" w:history="1">
        <w:r w:rsidR="00C81038" w:rsidRPr="004D7C9A">
          <w:rPr>
            <w:rStyle w:val="ab"/>
            <w:noProof/>
          </w:rPr>
          <w:t>运行环境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_Toc139520851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3</w:t>
        </w:r>
        <w:r w:rsidR="00C81038">
          <w:rPr>
            <w:noProof/>
            <w:webHidden/>
          </w:rPr>
          <w:fldChar w:fldCharType="end"/>
        </w:r>
      </w:hyperlink>
    </w:p>
    <w:p w14:paraId="141114C0" w14:textId="621F5F81" w:rsidR="00C81038" w:rsidRDefault="00000000">
      <w:pPr>
        <w:pStyle w:val="TOC1"/>
        <w:tabs>
          <w:tab w:val="left" w:pos="840"/>
          <w:tab w:val="right" w:leader="dot" w:pos="9324"/>
        </w:tabs>
        <w:rPr>
          <w:rFonts w:asciiTheme="minorHAnsi" w:eastAsiaTheme="minorEastAsia" w:hAnsiTheme="minorHAnsi" w:cstheme="minorBidi"/>
          <w:b w:val="0"/>
          <w:noProof/>
          <w:szCs w:val="22"/>
          <w14:ligatures w14:val="standardContextual"/>
        </w:rPr>
      </w:pPr>
      <w:hyperlink w:anchor="_Toc139520852" w:history="1">
        <w:r w:rsidR="00C81038" w:rsidRPr="004D7C9A">
          <w:rPr>
            <w:rStyle w:val="ab"/>
            <w:rFonts w:eastAsia="仿宋_GB2312"/>
            <w:noProof/>
          </w:rPr>
          <w:t>二、</w:t>
        </w:r>
        <w:r w:rsidR="00C81038">
          <w:rPr>
            <w:rFonts w:asciiTheme="minorHAnsi" w:eastAsiaTheme="minorEastAsia" w:hAnsiTheme="minorHAnsi" w:cstheme="minorBidi"/>
            <w:b w:val="0"/>
            <w:noProof/>
            <w:szCs w:val="22"/>
            <w14:ligatures w14:val="standardContextual"/>
          </w:rPr>
          <w:tab/>
        </w:r>
        <w:r w:rsidR="00C81038" w:rsidRPr="004D7C9A">
          <w:rPr>
            <w:rStyle w:val="ab"/>
            <w:rFonts w:eastAsia="仿宋_GB2312"/>
            <w:noProof/>
          </w:rPr>
          <w:t>功能需求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_Toc139520852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3</w:t>
        </w:r>
        <w:r w:rsidR="00C81038">
          <w:rPr>
            <w:noProof/>
            <w:webHidden/>
          </w:rPr>
          <w:fldChar w:fldCharType="end"/>
        </w:r>
      </w:hyperlink>
    </w:p>
    <w:p w14:paraId="6E55CE4F" w14:textId="1A1C2115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3" w:history="1">
        <w:r w:rsidR="00C81038" w:rsidRPr="004D7C9A">
          <w:rPr>
            <w:rStyle w:val="ab"/>
            <w:noProof/>
          </w:rPr>
          <w:t>1.</w:t>
        </w:r>
        <w:r w:rsidR="00C81038" w:rsidRPr="004D7C9A">
          <w:rPr>
            <w:rStyle w:val="ab"/>
            <w:rFonts w:eastAsia="仿宋_GB2312"/>
            <w:noProof/>
          </w:rPr>
          <w:t xml:space="preserve"> </w:t>
        </w:r>
        <w:r w:rsidR="00C81038" w:rsidRPr="004D7C9A">
          <w:rPr>
            <w:rStyle w:val="ab"/>
            <w:rFonts w:eastAsia="仿宋_GB2312"/>
            <w:noProof/>
          </w:rPr>
          <w:t>开始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_Toc139520853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3</w:t>
        </w:r>
        <w:r w:rsidR="00C81038">
          <w:rPr>
            <w:noProof/>
            <w:webHidden/>
          </w:rPr>
          <w:fldChar w:fldCharType="end"/>
        </w:r>
      </w:hyperlink>
    </w:p>
    <w:p w14:paraId="6CD88E41" w14:textId="526A4B68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4" w:history="1">
        <w:r w:rsidR="00C81038" w:rsidRPr="004D7C9A">
          <w:rPr>
            <w:rStyle w:val="ab"/>
            <w:noProof/>
          </w:rPr>
          <w:t xml:space="preserve">1.1 </w:t>
        </w:r>
        <w:r w:rsidR="00C81038" w:rsidRPr="004D7C9A">
          <w:rPr>
            <w:rStyle w:val="ab"/>
            <w:noProof/>
          </w:rPr>
          <w:t>向导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_Toc139520854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3</w:t>
        </w:r>
        <w:r w:rsidR="00C81038">
          <w:rPr>
            <w:noProof/>
            <w:webHidden/>
          </w:rPr>
          <w:fldChar w:fldCharType="end"/>
        </w:r>
      </w:hyperlink>
    </w:p>
    <w:p w14:paraId="4AD640A2" w14:textId="604FAB4E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5" w:history="1">
        <w:r w:rsidR="00C81038" w:rsidRPr="004D7C9A">
          <w:rPr>
            <w:rStyle w:val="ab"/>
            <w:noProof/>
          </w:rPr>
          <w:t>2.</w:t>
        </w:r>
        <w:r w:rsidR="00C81038" w:rsidRPr="004D7C9A">
          <w:rPr>
            <w:rStyle w:val="ab"/>
            <w:rFonts w:eastAsia="仿宋_GB2312"/>
            <w:noProof/>
          </w:rPr>
          <w:t xml:space="preserve"> </w:t>
        </w:r>
        <w:r w:rsidR="00C81038" w:rsidRPr="004D7C9A">
          <w:rPr>
            <w:rStyle w:val="ab"/>
            <w:rFonts w:eastAsia="仿宋_GB2312"/>
            <w:noProof/>
          </w:rPr>
          <w:t>底盘配置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_Toc139520855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4</w:t>
        </w:r>
        <w:r w:rsidR="00C81038">
          <w:rPr>
            <w:noProof/>
            <w:webHidden/>
          </w:rPr>
          <w:fldChar w:fldCharType="end"/>
        </w:r>
      </w:hyperlink>
    </w:p>
    <w:p w14:paraId="187A6BC8" w14:textId="15446836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6" w:history="1">
        <w:r w:rsidR="00C81038" w:rsidRPr="004D7C9A">
          <w:rPr>
            <w:rStyle w:val="ab"/>
            <w:noProof/>
          </w:rPr>
          <w:t xml:space="preserve">2.1 </w:t>
        </w:r>
        <w:r w:rsidR="00C81038" w:rsidRPr="004D7C9A">
          <w:rPr>
            <w:rStyle w:val="ab"/>
            <w:noProof/>
          </w:rPr>
          <w:t>底盘结构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_Toc139520856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4</w:t>
        </w:r>
        <w:r w:rsidR="00C81038">
          <w:rPr>
            <w:noProof/>
            <w:webHidden/>
          </w:rPr>
          <w:fldChar w:fldCharType="end"/>
        </w:r>
      </w:hyperlink>
    </w:p>
    <w:p w14:paraId="2B85A4D5" w14:textId="5FDF5B30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7" w:history="1">
        <w:r w:rsidR="00C81038" w:rsidRPr="004D7C9A">
          <w:rPr>
            <w:rStyle w:val="ab"/>
            <w:noProof/>
          </w:rPr>
          <w:t xml:space="preserve">2.2 </w:t>
        </w:r>
        <w:r w:rsidR="00C81038" w:rsidRPr="004D7C9A">
          <w:rPr>
            <w:rStyle w:val="ab"/>
            <w:noProof/>
          </w:rPr>
          <w:t>控制器安装朝向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_Toc139520857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5</w:t>
        </w:r>
        <w:r w:rsidR="00C81038">
          <w:rPr>
            <w:noProof/>
            <w:webHidden/>
          </w:rPr>
          <w:fldChar w:fldCharType="end"/>
        </w:r>
      </w:hyperlink>
    </w:p>
    <w:p w14:paraId="41115CAA" w14:textId="12DC265E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8" w:history="1">
        <w:r w:rsidR="00C81038" w:rsidRPr="004D7C9A">
          <w:rPr>
            <w:rStyle w:val="ab"/>
            <w:noProof/>
          </w:rPr>
          <w:t xml:space="preserve">2.3 </w:t>
        </w:r>
        <w:r w:rsidR="00C81038" w:rsidRPr="004D7C9A">
          <w:rPr>
            <w:rStyle w:val="ab"/>
            <w:noProof/>
          </w:rPr>
          <w:t>驱动轮配置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_Toc139520858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6</w:t>
        </w:r>
        <w:r w:rsidR="00C81038">
          <w:rPr>
            <w:noProof/>
            <w:webHidden/>
          </w:rPr>
          <w:fldChar w:fldCharType="end"/>
        </w:r>
      </w:hyperlink>
    </w:p>
    <w:p w14:paraId="521CC511" w14:textId="4A7ACC1F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59" w:history="1">
        <w:r w:rsidR="00C81038" w:rsidRPr="004D7C9A">
          <w:rPr>
            <w:rStyle w:val="ab"/>
            <w:noProof/>
          </w:rPr>
          <w:t>3.</w:t>
        </w:r>
        <w:r w:rsidR="00C81038" w:rsidRPr="004D7C9A">
          <w:rPr>
            <w:rStyle w:val="ab"/>
            <w:rFonts w:eastAsia="仿宋_GB2312"/>
            <w:noProof/>
          </w:rPr>
          <w:t xml:space="preserve"> </w:t>
        </w:r>
        <w:r w:rsidR="00C81038" w:rsidRPr="004D7C9A">
          <w:rPr>
            <w:rStyle w:val="ab"/>
            <w:rFonts w:eastAsia="仿宋_GB2312"/>
            <w:noProof/>
          </w:rPr>
          <w:t>定位感知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_Toc139520859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7</w:t>
        </w:r>
        <w:r w:rsidR="00C81038">
          <w:rPr>
            <w:noProof/>
            <w:webHidden/>
          </w:rPr>
          <w:fldChar w:fldCharType="end"/>
        </w:r>
      </w:hyperlink>
    </w:p>
    <w:p w14:paraId="34C0F8D0" w14:textId="76C38E5F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0" w:history="1">
        <w:r w:rsidR="00C81038" w:rsidRPr="004D7C9A">
          <w:rPr>
            <w:rStyle w:val="ab"/>
            <w:noProof/>
          </w:rPr>
          <w:t xml:space="preserve">3.1 </w:t>
        </w:r>
        <w:r w:rsidR="00C81038" w:rsidRPr="004D7C9A">
          <w:rPr>
            <w:rStyle w:val="ab"/>
            <w:noProof/>
          </w:rPr>
          <w:t>二维码相机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_Toc139520860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7</w:t>
        </w:r>
        <w:r w:rsidR="00C81038">
          <w:rPr>
            <w:noProof/>
            <w:webHidden/>
          </w:rPr>
          <w:fldChar w:fldCharType="end"/>
        </w:r>
      </w:hyperlink>
    </w:p>
    <w:p w14:paraId="6A162305" w14:textId="51FE74C5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1" w:history="1">
        <w:r w:rsidR="00C81038" w:rsidRPr="004D7C9A">
          <w:rPr>
            <w:rStyle w:val="ab"/>
            <w:noProof/>
          </w:rPr>
          <w:t xml:space="preserve">3.2 </w:t>
        </w:r>
        <w:r w:rsidR="00C81038" w:rsidRPr="004D7C9A">
          <w:rPr>
            <w:rStyle w:val="ab"/>
            <w:noProof/>
          </w:rPr>
          <w:t>激光雷达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_Toc139520861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8</w:t>
        </w:r>
        <w:r w:rsidR="00C81038">
          <w:rPr>
            <w:noProof/>
            <w:webHidden/>
          </w:rPr>
          <w:fldChar w:fldCharType="end"/>
        </w:r>
      </w:hyperlink>
    </w:p>
    <w:p w14:paraId="6E4A6063" w14:textId="2D0AD53B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2" w:history="1">
        <w:r w:rsidR="00C81038" w:rsidRPr="004D7C9A">
          <w:rPr>
            <w:rStyle w:val="ab"/>
            <w:noProof/>
          </w:rPr>
          <w:t>4.</w:t>
        </w:r>
        <w:r w:rsidR="00C81038" w:rsidRPr="004D7C9A">
          <w:rPr>
            <w:rStyle w:val="ab"/>
            <w:rFonts w:eastAsia="仿宋_GB2312"/>
            <w:noProof/>
          </w:rPr>
          <w:t xml:space="preserve"> </w:t>
        </w:r>
        <w:r w:rsidR="00C81038" w:rsidRPr="004D7C9A">
          <w:rPr>
            <w:rStyle w:val="ab"/>
            <w:rFonts w:eastAsia="仿宋_GB2312"/>
            <w:noProof/>
          </w:rPr>
          <w:t>安全防护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_Toc139520862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9</w:t>
        </w:r>
        <w:r w:rsidR="00C81038">
          <w:rPr>
            <w:noProof/>
            <w:webHidden/>
          </w:rPr>
          <w:fldChar w:fldCharType="end"/>
        </w:r>
      </w:hyperlink>
    </w:p>
    <w:p w14:paraId="3660B38C" w14:textId="4B0EC139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3" w:history="1">
        <w:r w:rsidR="00C81038" w:rsidRPr="004D7C9A">
          <w:rPr>
            <w:rStyle w:val="ab"/>
            <w:noProof/>
          </w:rPr>
          <w:t xml:space="preserve">4.1 </w:t>
        </w:r>
        <w:r w:rsidR="00C81038" w:rsidRPr="004D7C9A">
          <w:rPr>
            <w:rStyle w:val="ab"/>
            <w:noProof/>
          </w:rPr>
          <w:t>安全信号配置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_Toc139520863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9</w:t>
        </w:r>
        <w:r w:rsidR="00C81038">
          <w:rPr>
            <w:noProof/>
            <w:webHidden/>
          </w:rPr>
          <w:fldChar w:fldCharType="end"/>
        </w:r>
      </w:hyperlink>
    </w:p>
    <w:p w14:paraId="36D4C5D2" w14:textId="167E017E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4" w:history="1">
        <w:r w:rsidR="00C81038" w:rsidRPr="004D7C9A">
          <w:rPr>
            <w:rStyle w:val="ab"/>
            <w:noProof/>
          </w:rPr>
          <w:t>5.</w:t>
        </w:r>
        <w:r w:rsidR="00C81038" w:rsidRPr="004D7C9A">
          <w:rPr>
            <w:rStyle w:val="ab"/>
            <w:rFonts w:eastAsia="仿宋_GB2312"/>
            <w:noProof/>
          </w:rPr>
          <w:t xml:space="preserve"> </w:t>
        </w:r>
        <w:r w:rsidR="00C81038" w:rsidRPr="004D7C9A">
          <w:rPr>
            <w:rStyle w:val="ab"/>
            <w:rFonts w:eastAsia="仿宋_GB2312"/>
            <w:noProof/>
          </w:rPr>
          <w:t>载具功能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_Toc139520864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10</w:t>
        </w:r>
        <w:r w:rsidR="00C81038">
          <w:rPr>
            <w:noProof/>
            <w:webHidden/>
          </w:rPr>
          <w:fldChar w:fldCharType="end"/>
        </w:r>
      </w:hyperlink>
    </w:p>
    <w:p w14:paraId="1BB5D977" w14:textId="3F2D6E6B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5" w:history="1">
        <w:r w:rsidR="00C81038" w:rsidRPr="004D7C9A">
          <w:rPr>
            <w:rStyle w:val="ab"/>
            <w:noProof/>
          </w:rPr>
          <w:t xml:space="preserve">5.1 </w:t>
        </w:r>
        <w:r w:rsidR="00C81038" w:rsidRPr="004D7C9A">
          <w:rPr>
            <w:rStyle w:val="ab"/>
            <w:noProof/>
          </w:rPr>
          <w:t>随动机构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_Toc139520865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10</w:t>
        </w:r>
        <w:r w:rsidR="00C81038">
          <w:rPr>
            <w:noProof/>
            <w:webHidden/>
          </w:rPr>
          <w:fldChar w:fldCharType="end"/>
        </w:r>
      </w:hyperlink>
    </w:p>
    <w:p w14:paraId="2A646B58" w14:textId="123ABF23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6" w:history="1">
        <w:r w:rsidR="00C81038" w:rsidRPr="004D7C9A">
          <w:rPr>
            <w:rStyle w:val="ab"/>
            <w:noProof/>
          </w:rPr>
          <w:t xml:space="preserve">5.2 </w:t>
        </w:r>
        <w:r w:rsidR="00C81038" w:rsidRPr="004D7C9A">
          <w:rPr>
            <w:rStyle w:val="ab"/>
            <w:noProof/>
          </w:rPr>
          <w:t>顶升机构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_Toc139520866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11</w:t>
        </w:r>
        <w:r w:rsidR="00C81038">
          <w:rPr>
            <w:noProof/>
            <w:webHidden/>
          </w:rPr>
          <w:fldChar w:fldCharType="end"/>
        </w:r>
      </w:hyperlink>
    </w:p>
    <w:p w14:paraId="6976E2E3" w14:textId="0DA9E342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7" w:history="1">
        <w:r w:rsidR="00C81038" w:rsidRPr="004D7C9A">
          <w:rPr>
            <w:rStyle w:val="ab"/>
            <w:noProof/>
          </w:rPr>
          <w:t>6.</w:t>
        </w:r>
        <w:r w:rsidR="00C81038" w:rsidRPr="004D7C9A">
          <w:rPr>
            <w:rStyle w:val="ab"/>
            <w:rFonts w:eastAsia="仿宋_GB2312"/>
            <w:noProof/>
          </w:rPr>
          <w:t xml:space="preserve"> </w:t>
        </w:r>
        <w:r w:rsidR="00C81038" w:rsidRPr="004D7C9A">
          <w:rPr>
            <w:rStyle w:val="ab"/>
            <w:rFonts w:eastAsia="仿宋_GB2312"/>
            <w:noProof/>
          </w:rPr>
          <w:t>人机交互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_Toc139520867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12</w:t>
        </w:r>
        <w:r w:rsidR="00C81038">
          <w:rPr>
            <w:noProof/>
            <w:webHidden/>
          </w:rPr>
          <w:fldChar w:fldCharType="end"/>
        </w:r>
      </w:hyperlink>
    </w:p>
    <w:p w14:paraId="10EB0917" w14:textId="4D872952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8" w:history="1">
        <w:r w:rsidR="00C81038" w:rsidRPr="004D7C9A">
          <w:rPr>
            <w:rStyle w:val="ab"/>
            <w:noProof/>
          </w:rPr>
          <w:t xml:space="preserve">6.1 </w:t>
        </w:r>
        <w:r w:rsidR="00C81038" w:rsidRPr="004D7C9A">
          <w:rPr>
            <w:rStyle w:val="ab"/>
            <w:noProof/>
          </w:rPr>
          <w:t>开关、按钮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_Toc139520868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12</w:t>
        </w:r>
        <w:r w:rsidR="00C81038">
          <w:rPr>
            <w:noProof/>
            <w:webHidden/>
          </w:rPr>
          <w:fldChar w:fldCharType="end"/>
        </w:r>
      </w:hyperlink>
    </w:p>
    <w:p w14:paraId="23C87D0A" w14:textId="450EA007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69" w:history="1">
        <w:r w:rsidR="00C81038" w:rsidRPr="004D7C9A">
          <w:rPr>
            <w:rStyle w:val="ab"/>
            <w:noProof/>
          </w:rPr>
          <w:t xml:space="preserve">6.2 </w:t>
        </w:r>
        <w:r w:rsidR="00C81038" w:rsidRPr="004D7C9A">
          <w:rPr>
            <w:rStyle w:val="ab"/>
            <w:noProof/>
          </w:rPr>
          <w:t>手操器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_Toc139520869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13</w:t>
        </w:r>
        <w:r w:rsidR="00C81038">
          <w:rPr>
            <w:noProof/>
            <w:webHidden/>
          </w:rPr>
          <w:fldChar w:fldCharType="end"/>
        </w:r>
      </w:hyperlink>
    </w:p>
    <w:p w14:paraId="5D71BFA0" w14:textId="677DF56B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70" w:history="1">
        <w:r w:rsidR="00C81038" w:rsidRPr="004D7C9A">
          <w:rPr>
            <w:rStyle w:val="ab"/>
            <w:noProof/>
          </w:rPr>
          <w:t xml:space="preserve">6.3 </w:t>
        </w:r>
        <w:r w:rsidR="00C81038" w:rsidRPr="004D7C9A">
          <w:rPr>
            <w:rStyle w:val="ab"/>
            <w:noProof/>
          </w:rPr>
          <w:t>语音播报（暂不考虑，音频管理工具实现）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_Toc139520870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13</w:t>
        </w:r>
        <w:r w:rsidR="00C81038">
          <w:rPr>
            <w:noProof/>
            <w:webHidden/>
          </w:rPr>
          <w:fldChar w:fldCharType="end"/>
        </w:r>
      </w:hyperlink>
    </w:p>
    <w:p w14:paraId="6FD1328A" w14:textId="435F09B3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71" w:history="1">
        <w:r w:rsidR="00C81038" w:rsidRPr="004D7C9A">
          <w:rPr>
            <w:rStyle w:val="ab"/>
            <w:noProof/>
          </w:rPr>
          <w:t>7.</w:t>
        </w:r>
        <w:r w:rsidR="00C81038" w:rsidRPr="004D7C9A">
          <w:rPr>
            <w:rStyle w:val="ab"/>
            <w:rFonts w:eastAsia="仿宋_GB2312"/>
            <w:noProof/>
          </w:rPr>
          <w:t xml:space="preserve"> </w:t>
        </w:r>
        <w:r w:rsidR="00C81038" w:rsidRPr="004D7C9A">
          <w:rPr>
            <w:rStyle w:val="ab"/>
            <w:rFonts w:eastAsia="仿宋_GB2312"/>
            <w:noProof/>
          </w:rPr>
          <w:t>其他（暂缓）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_Toc139520871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14</w:t>
        </w:r>
        <w:r w:rsidR="00C81038">
          <w:rPr>
            <w:noProof/>
            <w:webHidden/>
          </w:rPr>
          <w:fldChar w:fldCharType="end"/>
        </w:r>
      </w:hyperlink>
    </w:p>
    <w:p w14:paraId="478CDB08" w14:textId="2FD01DBC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72" w:history="1">
        <w:r w:rsidR="00C81038" w:rsidRPr="004D7C9A">
          <w:rPr>
            <w:rStyle w:val="ab"/>
            <w:noProof/>
          </w:rPr>
          <w:t xml:space="preserve">7.1 </w:t>
        </w:r>
        <w:r w:rsidR="00C81038" w:rsidRPr="004D7C9A">
          <w:rPr>
            <w:rStyle w:val="ab"/>
            <w:noProof/>
          </w:rPr>
          <w:t>设备管理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_Toc139520872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14</w:t>
        </w:r>
        <w:r w:rsidR="00C81038">
          <w:rPr>
            <w:noProof/>
            <w:webHidden/>
          </w:rPr>
          <w:fldChar w:fldCharType="end"/>
        </w:r>
      </w:hyperlink>
    </w:p>
    <w:p w14:paraId="01BBA856" w14:textId="34DC0B1B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73" w:history="1">
        <w:r w:rsidR="00C81038" w:rsidRPr="004D7C9A">
          <w:rPr>
            <w:rStyle w:val="ab"/>
            <w:noProof/>
          </w:rPr>
          <w:t xml:space="preserve">7.2 </w:t>
        </w:r>
        <w:r w:rsidR="00C81038" w:rsidRPr="004D7C9A">
          <w:rPr>
            <w:rStyle w:val="ab"/>
            <w:noProof/>
          </w:rPr>
          <w:t>电池管理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_Toc139520873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14</w:t>
        </w:r>
        <w:r w:rsidR="00C81038">
          <w:rPr>
            <w:noProof/>
            <w:webHidden/>
          </w:rPr>
          <w:fldChar w:fldCharType="end"/>
        </w:r>
      </w:hyperlink>
    </w:p>
    <w:p w14:paraId="1735AA56" w14:textId="7154FBFC" w:rsidR="00C81038" w:rsidRDefault="00000000">
      <w:pPr>
        <w:pStyle w:val="TOC2"/>
        <w:tabs>
          <w:tab w:val="right" w:leader="dot" w:pos="9324"/>
        </w:tabs>
        <w:ind w:left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74" w:history="1">
        <w:r w:rsidR="00C81038" w:rsidRPr="004D7C9A">
          <w:rPr>
            <w:rStyle w:val="ab"/>
            <w:noProof/>
          </w:rPr>
          <w:t>8.</w:t>
        </w:r>
        <w:r w:rsidR="00C81038" w:rsidRPr="004D7C9A">
          <w:rPr>
            <w:rStyle w:val="ab"/>
            <w:rFonts w:eastAsia="仿宋_GB2312"/>
            <w:noProof/>
          </w:rPr>
          <w:t xml:space="preserve"> </w:t>
        </w:r>
        <w:r w:rsidR="00C81038" w:rsidRPr="004D7C9A">
          <w:rPr>
            <w:rStyle w:val="ab"/>
            <w:rFonts w:eastAsia="仿宋_GB2312"/>
            <w:noProof/>
          </w:rPr>
          <w:t>完成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_Toc139520874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15</w:t>
        </w:r>
        <w:r w:rsidR="00C81038">
          <w:rPr>
            <w:noProof/>
            <w:webHidden/>
          </w:rPr>
          <w:fldChar w:fldCharType="end"/>
        </w:r>
      </w:hyperlink>
    </w:p>
    <w:p w14:paraId="00D4567A" w14:textId="3229163A" w:rsidR="00C81038" w:rsidRDefault="00000000">
      <w:pPr>
        <w:pStyle w:val="TOC3"/>
        <w:tabs>
          <w:tab w:val="right" w:leader="dot" w:pos="9324"/>
        </w:tabs>
        <w:ind w:left="84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9520875" w:history="1">
        <w:r w:rsidR="00C81038" w:rsidRPr="004D7C9A">
          <w:rPr>
            <w:rStyle w:val="ab"/>
            <w:noProof/>
          </w:rPr>
          <w:t xml:space="preserve">8.1 </w:t>
        </w:r>
        <w:r w:rsidR="00C81038" w:rsidRPr="004D7C9A">
          <w:rPr>
            <w:rStyle w:val="ab"/>
            <w:noProof/>
          </w:rPr>
          <w:t>一键生成</w:t>
        </w:r>
        <w:r w:rsidR="00C81038">
          <w:rPr>
            <w:noProof/>
            <w:webHidden/>
          </w:rPr>
          <w:tab/>
        </w:r>
        <w:r w:rsidR="00C81038">
          <w:rPr>
            <w:noProof/>
            <w:webHidden/>
          </w:rPr>
          <w:fldChar w:fldCharType="begin"/>
        </w:r>
        <w:r w:rsidR="00C81038">
          <w:rPr>
            <w:noProof/>
            <w:webHidden/>
          </w:rPr>
          <w:instrText xml:space="preserve"> PAGEREF _Toc139520875 \h </w:instrText>
        </w:r>
        <w:r w:rsidR="00C81038">
          <w:rPr>
            <w:noProof/>
            <w:webHidden/>
          </w:rPr>
        </w:r>
        <w:r w:rsidR="00C81038">
          <w:rPr>
            <w:noProof/>
            <w:webHidden/>
          </w:rPr>
          <w:fldChar w:fldCharType="separate"/>
        </w:r>
        <w:r w:rsidR="00C81038">
          <w:rPr>
            <w:noProof/>
            <w:webHidden/>
          </w:rPr>
          <w:t>15</w:t>
        </w:r>
        <w:r w:rsidR="00C81038">
          <w:rPr>
            <w:noProof/>
            <w:webHidden/>
          </w:rPr>
          <w:fldChar w:fldCharType="end"/>
        </w:r>
      </w:hyperlink>
    </w:p>
    <w:p w14:paraId="5EBAE555" w14:textId="6D063765" w:rsidR="00516808" w:rsidRDefault="00927D8B">
      <w:pPr>
        <w:tabs>
          <w:tab w:val="right" w:leader="dot" w:pos="9061"/>
        </w:tabs>
      </w:pPr>
      <w:r>
        <w:fldChar w:fldCharType="end"/>
      </w:r>
      <w:r>
        <w:br w:type="page"/>
      </w:r>
    </w:p>
    <w:p w14:paraId="42FCC7CB" w14:textId="77777777" w:rsidR="00516808" w:rsidRDefault="00927D8B">
      <w:pPr>
        <w:pStyle w:val="1"/>
        <w:keepLines/>
        <w:tabs>
          <w:tab w:val="clear" w:pos="420"/>
          <w:tab w:val="left" w:pos="432"/>
        </w:tabs>
        <w:adjustRightInd/>
        <w:snapToGrid/>
        <w:spacing w:before="340" w:after="330" w:line="300" w:lineRule="auto"/>
        <w:ind w:left="432" w:hanging="432"/>
        <w:jc w:val="both"/>
      </w:pPr>
      <w:bookmarkStart w:id="12" w:name="_Toc446329790"/>
      <w:bookmarkStart w:id="13" w:name="_Toc139520849"/>
      <w:r>
        <w:rPr>
          <w:rFonts w:hint="eastAsia"/>
        </w:rPr>
        <w:lastRenderedPageBreak/>
        <w:t>概述</w:t>
      </w:r>
      <w:bookmarkEnd w:id="12"/>
      <w:bookmarkEnd w:id="13"/>
    </w:p>
    <w:p w14:paraId="76898F62" w14:textId="77777777" w:rsidR="00516808" w:rsidRDefault="00927D8B">
      <w:pPr>
        <w:pStyle w:val="2"/>
        <w:tabs>
          <w:tab w:val="left" w:pos="576"/>
        </w:tabs>
        <w:adjustRightInd/>
        <w:snapToGrid/>
        <w:spacing w:before="260" w:after="260" w:line="413" w:lineRule="auto"/>
        <w:ind w:left="576" w:hanging="576"/>
      </w:pPr>
      <w:bookmarkStart w:id="14" w:name="_Toc446329791"/>
      <w:bookmarkStart w:id="15" w:name="_Toc139520850"/>
      <w:r>
        <w:rPr>
          <w:rFonts w:hint="eastAsia"/>
        </w:rPr>
        <w:t>目标</w:t>
      </w:r>
      <w:bookmarkEnd w:id="14"/>
      <w:bookmarkEnd w:id="15"/>
    </w:p>
    <w:p w14:paraId="065C5CF4" w14:textId="15EDC4DD" w:rsidR="009B4E8C" w:rsidRDefault="009E4144" w:rsidP="001E149B">
      <w:pPr>
        <w:ind w:firstLine="420"/>
      </w:pPr>
      <w:r>
        <w:rPr>
          <w:rFonts w:hint="eastAsia"/>
        </w:rPr>
        <w:t>推进</w:t>
      </w:r>
      <w:r w:rsidR="00664697">
        <w:rPr>
          <w:rFonts w:hint="eastAsia"/>
        </w:rPr>
        <w:t>移动机器人</w:t>
      </w:r>
      <w:r w:rsidR="009B4E8C">
        <w:rPr>
          <w:rFonts w:hint="eastAsia"/>
        </w:rPr>
        <w:t>整体解决方案，</w:t>
      </w:r>
      <w:r w:rsidR="003B713D">
        <w:rPr>
          <w:rFonts w:hint="eastAsia"/>
        </w:rPr>
        <w:t>配合核心功能块内嵌车体逻辑，</w:t>
      </w:r>
      <w:r w:rsidR="009B4E8C">
        <w:rPr>
          <w:rFonts w:hint="eastAsia"/>
        </w:rPr>
        <w:t>减少用户使用</w:t>
      </w:r>
      <w:r w:rsidR="001D7C33">
        <w:rPr>
          <w:rFonts w:hint="eastAsia"/>
        </w:rPr>
        <w:t>时间、</w:t>
      </w:r>
      <w:r w:rsidR="009B4E8C">
        <w:rPr>
          <w:rFonts w:hint="eastAsia"/>
        </w:rPr>
        <w:t>成本和配置错误。</w:t>
      </w:r>
    </w:p>
    <w:p w14:paraId="1EB4FB07" w14:textId="15FC2D23" w:rsidR="00126A2D" w:rsidRPr="003475B8" w:rsidRDefault="007900E3" w:rsidP="001E149B">
      <w:pPr>
        <w:ind w:firstLine="420"/>
      </w:pPr>
      <w:r>
        <w:rPr>
          <w:rFonts w:hint="eastAsia"/>
        </w:rPr>
        <w:t>设计软件用户</w:t>
      </w:r>
      <w:r w:rsidR="001E149B">
        <w:rPr>
          <w:rFonts w:hint="eastAsia"/>
        </w:rPr>
        <w:t>在新建组态时，可通过设计向导，</w:t>
      </w:r>
      <w:r>
        <w:rPr>
          <w:rFonts w:hint="eastAsia"/>
        </w:rPr>
        <w:t>选择指定车辆类型，一键生成整机电控所需要的组态</w:t>
      </w:r>
      <w:r w:rsidR="001313BF">
        <w:rPr>
          <w:rFonts w:hint="eastAsia"/>
        </w:rPr>
        <w:t>，</w:t>
      </w:r>
      <w:r w:rsidR="00CC02A5">
        <w:rPr>
          <w:rFonts w:hint="eastAsia"/>
        </w:rPr>
        <w:t>完成</w:t>
      </w:r>
      <w:r>
        <w:rPr>
          <w:rFonts w:hint="eastAsia"/>
        </w:rPr>
        <w:t>关联参数</w:t>
      </w:r>
      <w:r w:rsidR="00CC02A5">
        <w:rPr>
          <w:rFonts w:hint="eastAsia"/>
        </w:rPr>
        <w:t>的</w:t>
      </w:r>
      <w:r w:rsidR="002B0E7C">
        <w:rPr>
          <w:rFonts w:hint="eastAsia"/>
        </w:rPr>
        <w:t>初值</w:t>
      </w:r>
      <w:r w:rsidR="00CC02A5">
        <w:rPr>
          <w:rFonts w:hint="eastAsia"/>
        </w:rPr>
        <w:t>配置</w:t>
      </w:r>
      <w:r>
        <w:rPr>
          <w:rFonts w:hint="eastAsia"/>
        </w:rPr>
        <w:t>。</w:t>
      </w:r>
    </w:p>
    <w:p w14:paraId="200F110A" w14:textId="77777777" w:rsidR="00516808" w:rsidRDefault="00927D8B">
      <w:pPr>
        <w:pStyle w:val="2"/>
        <w:tabs>
          <w:tab w:val="left" w:pos="576"/>
        </w:tabs>
        <w:adjustRightInd/>
        <w:snapToGrid/>
        <w:spacing w:before="260" w:after="260" w:line="413" w:lineRule="auto"/>
        <w:ind w:left="576" w:hanging="576"/>
      </w:pPr>
      <w:bookmarkStart w:id="16" w:name="_Toc446329792"/>
      <w:bookmarkStart w:id="17" w:name="_Toc139520851"/>
      <w:r>
        <w:rPr>
          <w:rFonts w:hint="eastAsia"/>
        </w:rPr>
        <w:t>运行环境</w:t>
      </w:r>
      <w:bookmarkEnd w:id="16"/>
      <w:bookmarkEnd w:id="17"/>
    </w:p>
    <w:p w14:paraId="7D0D69C5" w14:textId="67AB41F9" w:rsidR="00516808" w:rsidRDefault="00927D8B">
      <w:pPr>
        <w:ind w:left="420"/>
      </w:pPr>
      <w:r>
        <w:t>Win7</w:t>
      </w:r>
      <w:r>
        <w:rPr>
          <w:rFonts w:hint="eastAsia"/>
        </w:rPr>
        <w:t>、</w:t>
      </w:r>
      <w:r w:rsidR="003475B8">
        <w:t>win10</w:t>
      </w:r>
      <w:r w:rsidR="00BF68D8">
        <w:rPr>
          <w:rFonts w:hint="eastAsia"/>
        </w:rPr>
        <w:t>、</w:t>
      </w:r>
      <w:r w:rsidR="00BF68D8">
        <w:rPr>
          <w:rFonts w:hint="eastAsia"/>
        </w:rPr>
        <w:t>Win</w:t>
      </w:r>
      <w:r w:rsidR="00BF68D8">
        <w:t>11</w:t>
      </w:r>
    </w:p>
    <w:p w14:paraId="069FB32A" w14:textId="77777777" w:rsidR="00516808" w:rsidRDefault="00927D8B">
      <w:pPr>
        <w:pStyle w:val="1"/>
        <w:keepLines/>
        <w:tabs>
          <w:tab w:val="clear" w:pos="420"/>
          <w:tab w:val="left" w:pos="432"/>
        </w:tabs>
        <w:adjustRightInd/>
        <w:snapToGrid/>
        <w:spacing w:before="340" w:after="330" w:line="300" w:lineRule="auto"/>
        <w:ind w:left="432" w:hanging="432"/>
        <w:jc w:val="both"/>
        <w:rPr>
          <w:rFonts w:eastAsia="仿宋_GB2312"/>
        </w:rPr>
      </w:pPr>
      <w:bookmarkStart w:id="18" w:name="_Toc446329793"/>
      <w:bookmarkStart w:id="19" w:name="_Toc139520852"/>
      <w:r>
        <w:rPr>
          <w:rFonts w:eastAsia="仿宋_GB2312" w:hint="eastAsia"/>
        </w:rPr>
        <w:t>功能需求</w:t>
      </w:r>
      <w:bookmarkEnd w:id="18"/>
      <w:bookmarkEnd w:id="19"/>
    </w:p>
    <w:p w14:paraId="37A90AD4" w14:textId="78D5D294" w:rsidR="00516808" w:rsidRDefault="00505208" w:rsidP="00CA27BE">
      <w:pPr>
        <w:pStyle w:val="2"/>
        <w:numPr>
          <w:ilvl w:val="1"/>
          <w:numId w:val="2"/>
        </w:numPr>
        <w:tabs>
          <w:tab w:val="left" w:pos="576"/>
        </w:tabs>
        <w:adjustRightInd/>
        <w:snapToGrid/>
        <w:spacing w:before="260" w:after="260" w:line="413" w:lineRule="auto"/>
        <w:rPr>
          <w:rFonts w:eastAsia="仿宋_GB2312"/>
        </w:rPr>
      </w:pPr>
      <w:bookmarkStart w:id="20" w:name="_Toc139520853"/>
      <w:r>
        <w:rPr>
          <w:rFonts w:eastAsia="仿宋_GB2312" w:hint="eastAsia"/>
        </w:rPr>
        <w:t>开始</w:t>
      </w:r>
      <w:bookmarkEnd w:id="20"/>
    </w:p>
    <w:p w14:paraId="6B11462C" w14:textId="1EA86557" w:rsidR="00516808" w:rsidRDefault="00973A06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21" w:name="_Toc139520854"/>
      <w:r>
        <w:rPr>
          <w:rFonts w:hint="eastAsia"/>
        </w:rPr>
        <w:t>向导</w:t>
      </w:r>
      <w:bookmarkEnd w:id="21"/>
    </w:p>
    <w:p w14:paraId="10BDFA0D" w14:textId="48C1DE6C" w:rsidR="001A2B29" w:rsidRDefault="0081469D" w:rsidP="00D65FB0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="001A166D" w:rsidRPr="0081469D">
        <w:rPr>
          <w:rFonts w:ascii="宋体" w:hAnsi="宋体" w:hint="eastAsia"/>
          <w:bCs/>
        </w:rPr>
        <w:t>1</w:t>
      </w:r>
      <w:r w:rsidR="00C45BEA" w:rsidRPr="0081469D">
        <w:rPr>
          <w:rFonts w:ascii="宋体" w:hAnsi="宋体" w:hint="eastAsia"/>
          <w:bCs/>
        </w:rPr>
        <w:t>)</w:t>
      </w:r>
      <w:r w:rsidR="00CA27BE">
        <w:rPr>
          <w:rFonts w:ascii="宋体" w:hAnsi="宋体" w:hint="eastAsia"/>
          <w:b/>
        </w:rPr>
        <w:t>功能描述：</w:t>
      </w:r>
    </w:p>
    <w:p w14:paraId="584B8A2F" w14:textId="1DFD3570" w:rsidR="00582B55" w:rsidRDefault="00B21045" w:rsidP="00385B86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通过新建组态向导，可以选择某一种车型，如：潜伏顶升式A</w:t>
      </w:r>
      <w:r>
        <w:rPr>
          <w:rFonts w:ascii="宋体" w:hAnsi="宋体"/>
        </w:rPr>
        <w:t>MR</w:t>
      </w:r>
      <w:ins w:id="22" w:author="Wang Huncho" w:date="2023-07-07T13:39:00Z">
        <w:r w:rsidR="00403FBA">
          <w:rPr>
            <w:rFonts w:ascii="宋体" w:hAnsi="宋体" w:hint="eastAsia"/>
          </w:rPr>
          <w:t>、单舵轮地牛式叉车</w:t>
        </w:r>
      </w:ins>
      <w:del w:id="23" w:author="Wang Huncho" w:date="2023-07-07T13:39:00Z">
        <w:r w:rsidDel="009B4FC4">
          <w:rPr>
            <w:rFonts w:ascii="宋体" w:hAnsi="宋体" w:hint="eastAsia"/>
          </w:rPr>
          <w:delText>、</w:delText>
        </w:r>
      </w:del>
      <w:r>
        <w:rPr>
          <w:rFonts w:ascii="宋体" w:hAnsi="宋体" w:hint="eastAsia"/>
        </w:rPr>
        <w:t>，选中后进入对应的车体组态配置</w:t>
      </w:r>
    </w:p>
    <w:p w14:paraId="2E71885C" w14:textId="545C757F" w:rsidR="00A22B21" w:rsidRDefault="002452A0" w:rsidP="00A22B21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向导目录依次为：底盘配置、定位感知、安全防护、载具功能、人机交互、其他，完成单页配置后可以“下一步”跳转和“上一步”返回</w:t>
      </w:r>
    </w:p>
    <w:p w14:paraId="62E30512" w14:textId="16BCE797" w:rsidR="006B22FF" w:rsidRPr="00A22B21" w:rsidRDefault="006B22FF" w:rsidP="00A22B21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可以通过左侧导航栏直接跳转至对应的配置页</w:t>
      </w:r>
    </w:p>
    <w:p w14:paraId="60571F01" w14:textId="44401A26" w:rsidR="00C45BEA" w:rsidRDefault="0081469D" w:rsidP="00C45BEA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="00C45BEA" w:rsidRPr="0081469D">
        <w:rPr>
          <w:rFonts w:ascii="宋体" w:hAnsi="宋体" w:hint="eastAsia"/>
          <w:bCs/>
        </w:rPr>
        <w:t>2</w:t>
      </w:r>
      <w:r w:rsidR="00C45BEA" w:rsidRPr="0081469D">
        <w:rPr>
          <w:rFonts w:ascii="宋体" w:hAnsi="宋体"/>
          <w:bCs/>
        </w:rPr>
        <w:t>)</w:t>
      </w:r>
      <w:r w:rsidR="00C45BEA">
        <w:rPr>
          <w:rFonts w:ascii="宋体" w:hAnsi="宋体" w:hint="eastAsia"/>
          <w:b/>
        </w:rPr>
        <w:t>界面定义</w:t>
      </w:r>
      <w:r w:rsidR="00C45BEA" w:rsidRPr="00C45BEA">
        <w:rPr>
          <w:rFonts w:ascii="宋体" w:hAnsi="宋体" w:hint="eastAsia"/>
          <w:b/>
        </w:rPr>
        <w:t>：</w:t>
      </w:r>
    </w:p>
    <w:p w14:paraId="27D43029" w14:textId="6AA8A3D7" w:rsidR="006A4CB4" w:rsidRDefault="000D4A4B" w:rsidP="006A4CB4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62A251B6" wp14:editId="2FCF9F18">
            <wp:extent cx="5927090" cy="4222115"/>
            <wp:effectExtent l="0" t="0" r="0" b="6985"/>
            <wp:docPr id="107956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9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42E8" w14:textId="6A37F2A1" w:rsidR="00C45BEA" w:rsidRPr="00C45BEA" w:rsidRDefault="0081469D" w:rsidP="00C45BEA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="00C45BEA" w:rsidRPr="0081469D">
        <w:rPr>
          <w:rFonts w:ascii="宋体" w:hAnsi="宋体"/>
          <w:bCs/>
        </w:rPr>
        <w:t>3)</w:t>
      </w:r>
      <w:r w:rsidR="00C45BEA" w:rsidRPr="00C45BEA">
        <w:rPr>
          <w:rFonts w:ascii="宋体" w:hAnsi="宋体" w:hint="eastAsia"/>
          <w:b/>
        </w:rPr>
        <w:t>需求约束：</w:t>
      </w:r>
    </w:p>
    <w:p w14:paraId="6F78B24F" w14:textId="7F63E79F" w:rsidR="00CA27BE" w:rsidRDefault="0081469D" w:rsidP="001A166D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="00C45BEA" w:rsidRPr="0081469D">
        <w:rPr>
          <w:rFonts w:ascii="宋体" w:hAnsi="宋体"/>
          <w:bCs/>
        </w:rPr>
        <w:t>4)</w:t>
      </w:r>
      <w:r w:rsidR="001A2B29">
        <w:rPr>
          <w:rFonts w:ascii="宋体" w:hAnsi="宋体" w:hint="eastAsia"/>
          <w:b/>
        </w:rPr>
        <w:t>其他说明：</w:t>
      </w:r>
    </w:p>
    <w:p w14:paraId="045D6FF9" w14:textId="77777777" w:rsidR="00516808" w:rsidRPr="00C45BEA" w:rsidRDefault="00516808"/>
    <w:p w14:paraId="4EC475BA" w14:textId="4172A72D" w:rsidR="004A6DF9" w:rsidRDefault="004A6DF9" w:rsidP="004A6DF9">
      <w:pPr>
        <w:pStyle w:val="2"/>
        <w:numPr>
          <w:ilvl w:val="1"/>
          <w:numId w:val="2"/>
        </w:numPr>
        <w:tabs>
          <w:tab w:val="left" w:pos="576"/>
        </w:tabs>
        <w:adjustRightInd/>
        <w:snapToGrid/>
        <w:spacing w:before="260" w:after="260" w:line="413" w:lineRule="auto"/>
        <w:rPr>
          <w:rFonts w:eastAsia="仿宋_GB2312"/>
        </w:rPr>
      </w:pPr>
      <w:bookmarkStart w:id="24" w:name="_Toc139520855"/>
      <w:r>
        <w:rPr>
          <w:rFonts w:eastAsia="仿宋_GB2312" w:hint="eastAsia"/>
        </w:rPr>
        <w:t>底盘配置</w:t>
      </w:r>
      <w:bookmarkEnd w:id="24"/>
    </w:p>
    <w:p w14:paraId="4C62308F" w14:textId="3DCA37E5" w:rsidR="002B62D5" w:rsidRDefault="00B532BA" w:rsidP="002B62D5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25" w:name="_Toc139520856"/>
      <w:r>
        <w:rPr>
          <w:rFonts w:hint="eastAsia"/>
        </w:rPr>
        <w:t>底盘结构</w:t>
      </w:r>
      <w:bookmarkEnd w:id="25"/>
    </w:p>
    <w:p w14:paraId="6DEDBF47" w14:textId="77777777" w:rsidR="002B62D5" w:rsidRDefault="002B62D5" w:rsidP="002B62D5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675E37C3" w14:textId="15AB88F6" w:rsidR="00766502" w:rsidRDefault="00766502" w:rsidP="00766502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完成轮距、车长、车宽的配置</w:t>
      </w:r>
    </w:p>
    <w:p w14:paraId="3AC87C27" w14:textId="6374A84C" w:rsidR="00E54A3D" w:rsidRDefault="00766502" w:rsidP="000F424B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能根据编号配置多种底盘结构的状态，如适配车体载重不同尺寸的货物，对应不同的车长、车宽（可下期实现</w:t>
      </w:r>
      <w:ins w:id="26" w:author="Wang Huncho" w:date="2023-07-07T13:42:00Z">
        <w:r w:rsidR="00673E70">
          <w:rPr>
            <w:rFonts w:ascii="宋体" w:hAnsi="宋体" w:hint="eastAsia"/>
          </w:rPr>
          <w:t>,目前大功能块没有，需要单独设计</w:t>
        </w:r>
      </w:ins>
      <w:r>
        <w:rPr>
          <w:rFonts w:ascii="宋体" w:hAnsi="宋体" w:hint="eastAsia"/>
        </w:rPr>
        <w:t>）</w:t>
      </w:r>
    </w:p>
    <w:p w14:paraId="3E1F742A" w14:textId="1D04B262" w:rsidR="00A555EA" w:rsidRPr="000F424B" w:rsidRDefault="00A555EA" w:rsidP="000F424B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关联的系统变量：</w:t>
      </w:r>
      <w:r w:rsidRPr="00F463CC">
        <w:rPr>
          <w:rFonts w:ascii="宋体" w:hAnsi="宋体"/>
        </w:rPr>
        <w:t>g_Chassis.B</w:t>
      </w:r>
    </w:p>
    <w:p w14:paraId="70BAB690" w14:textId="77777777" w:rsidR="002B62D5" w:rsidRDefault="002B62D5" w:rsidP="002B62D5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45FA954B" w14:textId="65C85C41" w:rsidR="002B62D5" w:rsidRDefault="00766502" w:rsidP="002B62D5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52882373" wp14:editId="10E026BE">
            <wp:extent cx="5927090" cy="4007485"/>
            <wp:effectExtent l="0" t="0" r="0" b="0"/>
            <wp:docPr id="2019912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12164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5927090" cy="400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3623" w14:textId="77777777" w:rsidR="002B62D5" w:rsidRDefault="002B62D5" w:rsidP="002B62D5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1D867D8C" w14:textId="764E0C3D" w:rsidR="00766502" w:rsidRPr="00B81878" w:rsidRDefault="00766502" w:rsidP="002B62D5">
      <w:pPr>
        <w:numPr>
          <w:ilvl w:val="3"/>
          <w:numId w:val="4"/>
        </w:numPr>
        <w:tabs>
          <w:tab w:val="clear" w:pos="1680"/>
        </w:tabs>
        <w:ind w:left="1418"/>
        <w:rPr>
          <w:rFonts w:ascii="宋体" w:hAnsi="宋体"/>
          <w:bCs/>
        </w:rPr>
      </w:pPr>
      <w:r>
        <w:rPr>
          <w:rFonts w:ascii="宋体" w:hAnsi="宋体" w:hint="eastAsia"/>
          <w:bCs/>
        </w:rPr>
        <w:t>轴距不得大于车宽</w:t>
      </w:r>
    </w:p>
    <w:p w14:paraId="3D94E865" w14:textId="546E4F58" w:rsidR="004E7808" w:rsidRDefault="002B62D5" w:rsidP="00DD715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60DCA47A" w14:textId="77777777" w:rsidR="00694268" w:rsidRDefault="00694268" w:rsidP="00DD715C">
      <w:pPr>
        <w:tabs>
          <w:tab w:val="left" w:pos="420"/>
        </w:tabs>
        <w:rPr>
          <w:rFonts w:ascii="宋体" w:hAnsi="宋体"/>
          <w:b/>
        </w:rPr>
      </w:pPr>
    </w:p>
    <w:p w14:paraId="3337E019" w14:textId="6BE3F786" w:rsidR="00694268" w:rsidRDefault="0050377F" w:rsidP="00694268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27" w:name="_Toc139520857"/>
      <w:r>
        <w:rPr>
          <w:rFonts w:hint="eastAsia"/>
        </w:rPr>
        <w:t>控制器安装朝向</w:t>
      </w:r>
      <w:bookmarkEnd w:id="27"/>
    </w:p>
    <w:p w14:paraId="019CFF12" w14:textId="77777777" w:rsidR="00694268" w:rsidRDefault="00694268" w:rsidP="00694268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247C2535" w14:textId="5C771522" w:rsidR="00694268" w:rsidRDefault="0050377F" w:rsidP="00694268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完成水平陀螺仪变量（</w:t>
      </w:r>
      <w:r>
        <w:rPr>
          <w:rFonts w:ascii="宋体" w:hAnsi="宋体"/>
        </w:rPr>
        <w:t>EI0007</w:t>
      </w:r>
      <w:r>
        <w:rPr>
          <w:rFonts w:ascii="宋体" w:hAnsi="宋体" w:hint="eastAsia"/>
        </w:rPr>
        <w:t>、E</w:t>
      </w:r>
      <w:r>
        <w:rPr>
          <w:rFonts w:ascii="宋体" w:hAnsi="宋体"/>
        </w:rPr>
        <w:t>I0008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EI0009</w:t>
      </w:r>
      <w:r>
        <w:rPr>
          <w:rFonts w:ascii="宋体" w:hAnsi="宋体" w:hint="eastAsia"/>
        </w:rPr>
        <w:t>）的选择</w:t>
      </w:r>
      <w:r w:rsidR="00BB5CB6">
        <w:rPr>
          <w:rFonts w:ascii="宋体" w:hAnsi="宋体" w:hint="eastAsia"/>
        </w:rPr>
        <w:t>,对应底盘功能块航向角的输入</w:t>
      </w:r>
    </w:p>
    <w:p w14:paraId="6D3C18AE" w14:textId="5A9C7C81" w:rsidR="00902104" w:rsidRPr="000F424B" w:rsidRDefault="00902104" w:rsidP="00694268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关联的系统变量</w:t>
      </w:r>
      <w:r w:rsidR="005D19D1">
        <w:rPr>
          <w:rFonts w:ascii="宋体" w:hAnsi="宋体" w:hint="eastAsia"/>
        </w:rPr>
        <w:t>：g</w:t>
      </w:r>
      <w:r w:rsidR="005D19D1">
        <w:rPr>
          <w:rFonts w:ascii="宋体" w:hAnsi="宋体"/>
        </w:rPr>
        <w:t>_Gyro</w:t>
      </w:r>
    </w:p>
    <w:p w14:paraId="49AC3473" w14:textId="77777777" w:rsidR="00694268" w:rsidRDefault="00694268" w:rsidP="00694268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6E650394" w14:textId="77777777" w:rsidR="00694268" w:rsidRDefault="00694268" w:rsidP="00694268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13C8F8A9" wp14:editId="1FF8270A">
            <wp:extent cx="5927090" cy="4007485"/>
            <wp:effectExtent l="0" t="0" r="0" b="0"/>
            <wp:docPr id="877320908" name="图片 87732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12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42DF" w14:textId="77777777" w:rsidR="00694268" w:rsidRDefault="00694268" w:rsidP="00694268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3D0C1686" w14:textId="77777777" w:rsidR="00694268" w:rsidRPr="00625F3C" w:rsidRDefault="00694268" w:rsidP="00694268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67E0B976" w14:textId="77777777" w:rsidR="00694268" w:rsidRDefault="00694268" w:rsidP="00DD715C">
      <w:pPr>
        <w:tabs>
          <w:tab w:val="left" w:pos="420"/>
        </w:tabs>
        <w:rPr>
          <w:rFonts w:ascii="宋体" w:hAnsi="宋体"/>
          <w:b/>
        </w:rPr>
      </w:pPr>
    </w:p>
    <w:p w14:paraId="379C0F45" w14:textId="45CF0F10" w:rsidR="00C05450" w:rsidRDefault="003E0CD1" w:rsidP="00C05450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28" w:name="_Toc139520858"/>
      <w:r>
        <w:rPr>
          <w:rFonts w:hint="eastAsia"/>
        </w:rPr>
        <w:t>驱动轮配置</w:t>
      </w:r>
      <w:bookmarkEnd w:id="28"/>
    </w:p>
    <w:p w14:paraId="79029FA2" w14:textId="77777777" w:rsidR="00C05450" w:rsidRDefault="00C05450" w:rsidP="00C05450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74B2F452" w14:textId="09548761" w:rsidR="00C05450" w:rsidRDefault="00C05450" w:rsidP="00C05450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完成</w:t>
      </w:r>
      <w:r w:rsidR="005460CD">
        <w:rPr>
          <w:rFonts w:ascii="宋体" w:hAnsi="宋体" w:hint="eastAsia"/>
        </w:rPr>
        <w:t>驱动器型号、通讯站号、减速比、分辨率、轮直径、最高转速、是否反向的配置；</w:t>
      </w:r>
    </w:p>
    <w:p w14:paraId="51AD8500" w14:textId="14601A9F" w:rsidR="00800178" w:rsidRPr="00602183" w:rsidRDefault="00800178" w:rsidP="00602183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关联系统变量</w:t>
      </w:r>
      <w:r w:rsidR="00602183">
        <w:rPr>
          <w:rFonts w:ascii="宋体" w:hAnsi="宋体" w:hint="eastAsia"/>
        </w:rPr>
        <w:t>：</w:t>
      </w:r>
      <w:r w:rsidR="00E361BD" w:rsidRPr="00602183">
        <w:rPr>
          <w:rFonts w:ascii="宋体" w:hAnsi="宋体"/>
        </w:rPr>
        <w:t xml:space="preserve"> </w:t>
      </w:r>
      <w:r w:rsidR="00602183" w:rsidRPr="00602183">
        <w:rPr>
          <w:rFonts w:ascii="宋体" w:hAnsi="宋体"/>
        </w:rPr>
        <w:t>g_LMoveMotor</w:t>
      </w:r>
      <w:r w:rsidR="00E361BD">
        <w:rPr>
          <w:rFonts w:ascii="宋体" w:hAnsi="宋体" w:hint="eastAsia"/>
        </w:rPr>
        <w:t>、</w:t>
      </w:r>
      <w:r w:rsidR="00E361BD" w:rsidRPr="00602183">
        <w:rPr>
          <w:rFonts w:ascii="宋体" w:hAnsi="宋体"/>
        </w:rPr>
        <w:t>g_</w:t>
      </w:r>
      <w:r w:rsidR="00E361BD">
        <w:rPr>
          <w:rFonts w:ascii="宋体" w:hAnsi="宋体"/>
        </w:rPr>
        <w:t>R</w:t>
      </w:r>
      <w:r w:rsidR="00E361BD" w:rsidRPr="00602183">
        <w:rPr>
          <w:rFonts w:ascii="宋体" w:hAnsi="宋体"/>
        </w:rPr>
        <w:t>MoveMotor</w:t>
      </w:r>
      <w:r w:rsidR="00E361BD">
        <w:rPr>
          <w:rFonts w:ascii="宋体" w:hAnsi="宋体" w:hint="eastAsia"/>
        </w:rPr>
        <w:t>、</w:t>
      </w:r>
      <w:r w:rsidR="003C14CA" w:rsidRPr="0022444C">
        <w:rPr>
          <w:rFonts w:ascii="宋体" w:hAnsi="宋体" w:hint="eastAsia"/>
        </w:rPr>
        <w:t>g_Chassis</w:t>
      </w:r>
    </w:p>
    <w:p w14:paraId="1053F257" w14:textId="77777777" w:rsidR="00C05450" w:rsidRDefault="00C05450" w:rsidP="00C05450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7F84B384" w14:textId="0E6244F3" w:rsidR="00C05450" w:rsidRDefault="003C1DCA" w:rsidP="00C05450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6AFBD400" wp14:editId="40C8717C">
            <wp:extent cx="5927090" cy="4206240"/>
            <wp:effectExtent l="0" t="0" r="0" b="3810"/>
            <wp:docPr id="1927421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21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CD6" w14:textId="77777777" w:rsidR="00C05450" w:rsidRDefault="00C05450" w:rsidP="00C05450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04FD9C0E" w14:textId="1BDFBEE2" w:rsidR="005460CD" w:rsidRDefault="005460CD" w:rsidP="005460CD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支持的驱动器型号：</w:t>
      </w:r>
      <w:r w:rsidRPr="005460CD">
        <w:rPr>
          <w:rFonts w:ascii="宋体" w:hAnsi="宋体"/>
        </w:rPr>
        <w:t>Kinco_FD</w:t>
      </w:r>
      <w:ins w:id="29" w:author="Wang Huncho" w:date="2023-07-07T13:45:00Z">
        <w:r w:rsidR="00F218B3">
          <w:rPr>
            <w:rFonts w:ascii="宋体" w:hAnsi="宋体" w:hint="eastAsia"/>
          </w:rPr>
          <w:t>（必须）</w:t>
        </w:r>
      </w:ins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Syntron_LS</w:t>
      </w:r>
      <w:ins w:id="30" w:author="Wang Huncho" w:date="2023-07-07T13:45:00Z">
        <w:r w:rsidR="00F218B3">
          <w:rPr>
            <w:rFonts w:ascii="宋体" w:hAnsi="宋体" w:hint="eastAsia"/>
          </w:rPr>
          <w:t>（必须）</w:t>
        </w:r>
      </w:ins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Syntron_DS</w:t>
      </w:r>
      <w:ins w:id="31" w:author="Wang Huncho" w:date="2023-07-07T13:45:00Z">
        <w:r w:rsidR="00F218B3">
          <w:rPr>
            <w:rFonts w:ascii="宋体" w:hAnsi="宋体" w:hint="eastAsia"/>
          </w:rPr>
          <w:t>（必须）</w:t>
        </w:r>
      </w:ins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Roboteq_MDC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Moons_M2DC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Tongyi_IxL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Copley_ADP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Kecong_MRD</w:t>
      </w:r>
      <w:ins w:id="32" w:author="Wang Huncho" w:date="2023-07-07T13:45:00Z">
        <w:r w:rsidR="00F218B3">
          <w:rPr>
            <w:rFonts w:ascii="宋体" w:hAnsi="宋体" w:hint="eastAsia"/>
          </w:rPr>
          <w:t>（必须）</w:t>
        </w:r>
      </w:ins>
    </w:p>
    <w:p w14:paraId="61F5EE72" w14:textId="17E87203" w:rsidR="00B042D2" w:rsidRPr="005460CD" w:rsidRDefault="00B042D2" w:rsidP="005460CD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通讯站号</w:t>
      </w:r>
      <w:r w:rsidR="006900F9">
        <w:rPr>
          <w:rFonts w:ascii="宋体" w:hAnsi="宋体" w:hint="eastAsia"/>
        </w:rPr>
        <w:t>范围</w:t>
      </w:r>
      <w:r>
        <w:rPr>
          <w:rFonts w:ascii="宋体" w:hAnsi="宋体" w:hint="eastAsia"/>
        </w:rPr>
        <w:t>：</w:t>
      </w:r>
      <w:r w:rsidR="006900F9">
        <w:rPr>
          <w:rFonts w:ascii="宋体" w:hAnsi="宋体" w:hint="eastAsia"/>
        </w:rPr>
        <w:t>0</w:t>
      </w:r>
      <w:r w:rsidR="006900F9">
        <w:rPr>
          <w:rFonts w:ascii="宋体" w:hAnsi="宋体"/>
        </w:rPr>
        <w:t>~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27</w:t>
      </w:r>
    </w:p>
    <w:p w14:paraId="3E28D5A7" w14:textId="10586A7A" w:rsidR="005460CD" w:rsidRPr="005460CD" w:rsidRDefault="005460CD" w:rsidP="005460CD">
      <w:pPr>
        <w:tabs>
          <w:tab w:val="left" w:pos="209"/>
        </w:tabs>
        <w:rPr>
          <w:rFonts w:ascii="宋体" w:hAnsi="宋体"/>
          <w:b/>
        </w:rPr>
      </w:pPr>
    </w:p>
    <w:p w14:paraId="77A9E736" w14:textId="77777777" w:rsidR="00C05450" w:rsidRPr="00625F3C" w:rsidRDefault="00C05450" w:rsidP="00C05450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3E3B71D3" w14:textId="77777777" w:rsidR="00C05450" w:rsidRDefault="00C05450" w:rsidP="00DD715C">
      <w:pPr>
        <w:tabs>
          <w:tab w:val="left" w:pos="420"/>
        </w:tabs>
        <w:rPr>
          <w:rFonts w:ascii="宋体" w:hAnsi="宋体"/>
          <w:b/>
        </w:rPr>
      </w:pPr>
    </w:p>
    <w:p w14:paraId="21EB078D" w14:textId="74E4548E" w:rsidR="00C05450" w:rsidRDefault="00C05450" w:rsidP="00DD715C">
      <w:pPr>
        <w:tabs>
          <w:tab w:val="left" w:pos="420"/>
        </w:tabs>
        <w:rPr>
          <w:rFonts w:ascii="宋体" w:hAnsi="宋体"/>
          <w:b/>
        </w:rPr>
      </w:pPr>
    </w:p>
    <w:p w14:paraId="361CAB98" w14:textId="7F0FC4BB" w:rsidR="0024486C" w:rsidRDefault="00015F75" w:rsidP="0024486C">
      <w:pPr>
        <w:pStyle w:val="2"/>
        <w:numPr>
          <w:ilvl w:val="1"/>
          <w:numId w:val="2"/>
        </w:numPr>
        <w:tabs>
          <w:tab w:val="left" w:pos="576"/>
        </w:tabs>
        <w:adjustRightInd/>
        <w:snapToGrid/>
        <w:spacing w:before="260" w:after="260" w:line="413" w:lineRule="auto"/>
        <w:rPr>
          <w:rFonts w:eastAsia="仿宋_GB2312"/>
        </w:rPr>
      </w:pPr>
      <w:bookmarkStart w:id="33" w:name="_Toc139520859"/>
      <w:r>
        <w:rPr>
          <w:rFonts w:eastAsia="仿宋_GB2312" w:hint="eastAsia"/>
        </w:rPr>
        <w:t>定位感知</w:t>
      </w:r>
      <w:bookmarkEnd w:id="33"/>
    </w:p>
    <w:p w14:paraId="04EFA6BC" w14:textId="19E91D09" w:rsidR="0024486C" w:rsidRDefault="00BC5FE0" w:rsidP="0024486C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34" w:name="_Toc139520860"/>
      <w:r>
        <w:rPr>
          <w:rFonts w:hint="eastAsia"/>
        </w:rPr>
        <w:t>二维码相机</w:t>
      </w:r>
      <w:bookmarkEnd w:id="34"/>
    </w:p>
    <w:p w14:paraId="7A019856" w14:textId="0A5554CB" w:rsidR="00CB63BA" w:rsidRPr="00CB63BA" w:rsidRDefault="0024486C" w:rsidP="00CB63BA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21AD028B" w14:textId="1CA1E17F" w:rsidR="00FD07C4" w:rsidRPr="00FD07C4" w:rsidRDefault="00425066" w:rsidP="00FD07C4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是否启用、型号、通讯站号、安装位置等参数的配置</w:t>
      </w:r>
      <w:r w:rsidR="00F35EB2">
        <w:rPr>
          <w:rFonts w:ascii="宋体" w:hAnsi="宋体" w:hint="eastAsia"/>
        </w:rPr>
        <w:t>；</w:t>
      </w:r>
    </w:p>
    <w:p w14:paraId="5EBA5B25" w14:textId="3FF0BFB9" w:rsidR="008F41FE" w:rsidRDefault="008F41FE" w:rsidP="00425066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关联系统变量：</w:t>
      </w:r>
      <w:r w:rsidRPr="008F41FE">
        <w:rPr>
          <w:rFonts w:ascii="宋体" w:hAnsi="宋体"/>
        </w:rPr>
        <w:t>g_UpperCam</w:t>
      </w:r>
      <w:r>
        <w:rPr>
          <w:rFonts w:ascii="宋体" w:hAnsi="宋体" w:hint="eastAsia"/>
        </w:rPr>
        <w:t>、</w:t>
      </w:r>
      <w:r w:rsidRPr="008F41FE">
        <w:rPr>
          <w:rFonts w:ascii="宋体" w:hAnsi="宋体"/>
        </w:rPr>
        <w:t>g_BottomCam</w:t>
      </w:r>
    </w:p>
    <w:p w14:paraId="645AA3D1" w14:textId="2C03C23A" w:rsidR="00795D8F" w:rsidRPr="000F424B" w:rsidRDefault="00795D8F" w:rsidP="00425066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关联二维码导航参数</w:t>
      </w:r>
    </w:p>
    <w:p w14:paraId="4F5CA918" w14:textId="77777777" w:rsidR="0024486C" w:rsidRDefault="0024486C" w:rsidP="0024486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30CFDA68" w14:textId="4C24662E" w:rsidR="0024486C" w:rsidRDefault="00A119F6" w:rsidP="0024486C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2B70DD1C" wp14:editId="67274C07">
            <wp:extent cx="5927090" cy="4213860"/>
            <wp:effectExtent l="0" t="0" r="0" b="0"/>
            <wp:docPr id="1167511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11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95B5" w14:textId="77777777" w:rsidR="0024486C" w:rsidRDefault="0024486C" w:rsidP="0024486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184E1700" w14:textId="30C64972" w:rsidR="0024486C" w:rsidRPr="00DD2E11" w:rsidRDefault="00F35EB2" w:rsidP="00DD2E11">
      <w:pPr>
        <w:numPr>
          <w:ilvl w:val="3"/>
          <w:numId w:val="4"/>
        </w:numPr>
        <w:tabs>
          <w:tab w:val="clear" w:pos="1680"/>
        </w:tabs>
        <w:rPr>
          <w:rFonts w:ascii="宋体" w:hAnsi="宋体"/>
          <w:bCs/>
        </w:rPr>
      </w:pPr>
      <w:r>
        <w:rPr>
          <w:rFonts w:ascii="宋体" w:hAnsi="宋体" w:hint="eastAsia"/>
          <w:bCs/>
        </w:rPr>
        <w:t>支持的型号</w:t>
      </w:r>
      <w:r w:rsidR="00DD2E11">
        <w:rPr>
          <w:rFonts w:ascii="宋体" w:hAnsi="宋体" w:hint="eastAsia"/>
          <w:bCs/>
        </w:rPr>
        <w:t>：</w:t>
      </w:r>
      <w:r w:rsidR="00DD2E11" w:rsidRPr="00DD2E11">
        <w:rPr>
          <w:rFonts w:ascii="宋体" w:hAnsi="宋体"/>
          <w:bCs/>
        </w:rPr>
        <w:t>iPAYPLE_R3138</w:t>
      </w:r>
      <w:r w:rsidR="00DD2E11">
        <w:rPr>
          <w:rFonts w:ascii="宋体" w:hAnsi="宋体" w:hint="eastAsia"/>
          <w:bCs/>
        </w:rPr>
        <w:t>、</w:t>
      </w:r>
      <w:r w:rsidR="00DD2E11" w:rsidRPr="00DD2E11">
        <w:rPr>
          <w:rFonts w:ascii="宋体" w:hAnsi="宋体"/>
          <w:bCs/>
        </w:rPr>
        <w:t>P+F_PGV100</w:t>
      </w:r>
    </w:p>
    <w:p w14:paraId="06D5111A" w14:textId="77777777" w:rsidR="0024486C" w:rsidRDefault="0024486C" w:rsidP="0024486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0753D4F0" w14:textId="77777777" w:rsidR="0024486C" w:rsidRDefault="0024486C" w:rsidP="00DD715C">
      <w:pPr>
        <w:tabs>
          <w:tab w:val="left" w:pos="420"/>
        </w:tabs>
        <w:rPr>
          <w:rFonts w:ascii="宋体" w:hAnsi="宋体"/>
          <w:b/>
        </w:rPr>
      </w:pPr>
    </w:p>
    <w:p w14:paraId="33DEAD95" w14:textId="2FFDE418" w:rsidR="00015B21" w:rsidRDefault="00015B21" w:rsidP="00015B21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35" w:name="_Toc139520861"/>
      <w:r>
        <w:rPr>
          <w:rFonts w:hint="eastAsia"/>
        </w:rPr>
        <w:t>激光雷达</w:t>
      </w:r>
      <w:bookmarkEnd w:id="35"/>
    </w:p>
    <w:p w14:paraId="00B60B65" w14:textId="77777777" w:rsidR="00015B21" w:rsidRPr="00CB63BA" w:rsidRDefault="00015B21" w:rsidP="00015B21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62DFC222" w14:textId="0FC7518A" w:rsidR="00015B21" w:rsidRDefault="00015B21" w:rsidP="00015B21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是否启用、型号、</w:t>
      </w:r>
      <w:r w:rsidR="00795D8F">
        <w:rPr>
          <w:rFonts w:ascii="宋体" w:hAnsi="宋体" w:hint="eastAsia"/>
        </w:rPr>
        <w:t>I</w:t>
      </w:r>
      <w:r w:rsidR="00795D8F">
        <w:rPr>
          <w:rFonts w:ascii="宋体" w:hAnsi="宋体"/>
        </w:rPr>
        <w:t>P</w:t>
      </w:r>
      <w:r w:rsidR="00795D8F">
        <w:rPr>
          <w:rFonts w:ascii="宋体" w:hAnsi="宋体" w:hint="eastAsia"/>
        </w:rPr>
        <w:t>地址</w:t>
      </w:r>
      <w:r>
        <w:rPr>
          <w:rFonts w:ascii="宋体" w:hAnsi="宋体" w:hint="eastAsia"/>
        </w:rPr>
        <w:t>、安装位置等参数的配置；</w:t>
      </w:r>
    </w:p>
    <w:p w14:paraId="3D278525" w14:textId="63A12D28" w:rsidR="00015B21" w:rsidRPr="000F424B" w:rsidRDefault="00015B21" w:rsidP="00015B21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</w:t>
      </w:r>
      <w:r w:rsidR="00BD4F2D">
        <w:rPr>
          <w:rFonts w:ascii="宋体" w:hAnsi="宋体" w:hint="eastAsia"/>
        </w:rPr>
        <w:t>激光导航参数</w:t>
      </w:r>
    </w:p>
    <w:p w14:paraId="302BA5DF" w14:textId="77777777" w:rsidR="00015B21" w:rsidRDefault="00015B21" w:rsidP="00015B21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15873627" w14:textId="5201ED0D" w:rsidR="00015B21" w:rsidRDefault="00960992" w:rsidP="00015B21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2EEFFAB1" wp14:editId="161BC7DD">
            <wp:extent cx="5927090" cy="4222115"/>
            <wp:effectExtent l="0" t="0" r="0" b="6985"/>
            <wp:docPr id="2144889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9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3D59" w14:textId="77777777" w:rsidR="00015B21" w:rsidRDefault="00015B21" w:rsidP="00015B21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2A7F9FE3" w14:textId="77777777" w:rsidR="00703F49" w:rsidRPr="00703F49" w:rsidRDefault="00015B21" w:rsidP="005E249B">
      <w:pPr>
        <w:numPr>
          <w:ilvl w:val="3"/>
          <w:numId w:val="4"/>
        </w:numPr>
        <w:tabs>
          <w:tab w:val="clear" w:pos="1680"/>
        </w:tabs>
        <w:rPr>
          <w:rFonts w:ascii="宋体" w:hAnsi="宋体"/>
          <w:b/>
        </w:rPr>
      </w:pPr>
      <w:r w:rsidRPr="00703F49">
        <w:rPr>
          <w:rFonts w:ascii="宋体" w:hAnsi="宋体" w:hint="eastAsia"/>
          <w:bCs/>
        </w:rPr>
        <w:t>支持的型号：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16"/>
        <w:gridCol w:w="2855"/>
        <w:tblGridChange w:id="36">
          <w:tblGrid>
            <w:gridCol w:w="816"/>
            <w:gridCol w:w="2855"/>
          </w:tblGrid>
        </w:tblGridChange>
      </w:tblGrid>
      <w:tr w:rsidR="00703F49" w:rsidRPr="00703F49" w14:paraId="3C95AFA1" w14:textId="77777777" w:rsidTr="00703F49">
        <w:trPr>
          <w:trHeight w:val="38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D257EAF" w14:textId="77777777" w:rsidR="00703F49" w:rsidRPr="00703F49" w:rsidRDefault="00703F49" w:rsidP="00703F4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激光厂商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79FAC2" w14:textId="77777777" w:rsidR="00703F49" w:rsidRPr="00703F49" w:rsidRDefault="00703F49" w:rsidP="00703F4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具体型号</w:t>
            </w:r>
          </w:p>
        </w:tc>
      </w:tr>
      <w:tr w:rsidR="005B0A1A" w:rsidRPr="00703F49" w14:paraId="2B2ECD0C" w14:textId="77777777" w:rsidTr="00330341">
        <w:trPr>
          <w:trHeight w:val="312"/>
          <w:jc w:val="center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736420" w14:textId="077D7A7E" w:rsidR="005B0A1A" w:rsidRPr="00703F49" w:rsidRDefault="005B0A1A" w:rsidP="00DE6E29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pPrChange w:id="37" w:author="Wang Huncho" w:date="2023-07-07T14:01:00Z">
                <w:pPr>
                  <w:widowControl/>
                  <w:jc w:val="left"/>
                </w:pPr>
              </w:pPrChange>
            </w:pPr>
            <w:ins w:id="38" w:author="Wang Huncho" w:date="2023-07-07T14:01:00Z">
              <w:r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>科聪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DCFE" w14:textId="77777777" w:rsidR="005B0A1A" w:rsidRPr="00703F49" w:rsidRDefault="005B0A1A" w:rsidP="00703F4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MRL1300</w:t>
            </w:r>
          </w:p>
        </w:tc>
      </w:tr>
      <w:tr w:rsidR="005B0A1A" w:rsidRPr="00703F49" w14:paraId="0D203A9A" w14:textId="77777777" w:rsidTr="00330341">
        <w:trPr>
          <w:trHeight w:val="312"/>
          <w:jc w:val="center"/>
          <w:ins w:id="39" w:author="Wang Huncho" w:date="2023-07-07T14:04:00Z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B7AE4" w14:textId="77777777" w:rsidR="005B0A1A" w:rsidRDefault="005B0A1A" w:rsidP="00DE6E29">
            <w:pPr>
              <w:widowControl/>
              <w:jc w:val="center"/>
              <w:rPr>
                <w:ins w:id="40" w:author="Wang Huncho" w:date="2023-07-07T14:04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63DDE" w14:textId="0099F842" w:rsidR="005B0A1A" w:rsidRPr="00703F49" w:rsidRDefault="005B0A1A" w:rsidP="00703F49">
            <w:pPr>
              <w:widowControl/>
              <w:jc w:val="center"/>
              <w:rPr>
                <w:ins w:id="41" w:author="Wang Huncho" w:date="2023-07-07T14:04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  <w:ins w:id="42" w:author="Wang Huncho" w:date="2023-07-07T14:04:00Z">
              <w:r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>M</w:t>
              </w:r>
              <w:r>
                <w:rPr>
                  <w:rFonts w:ascii="微软雅黑" w:eastAsia="微软雅黑" w:hAnsi="微软雅黑" w:cs="宋体"/>
                  <w:color w:val="000000"/>
                  <w:kern w:val="0"/>
                  <w:sz w:val="15"/>
                  <w:szCs w:val="15"/>
                </w:rPr>
                <w:t>RL1500</w:t>
              </w:r>
            </w:ins>
          </w:p>
        </w:tc>
      </w:tr>
      <w:tr w:rsidR="00703F49" w:rsidRPr="00703F49" w14:paraId="0C3329A3" w14:textId="77777777" w:rsidTr="00703F49">
        <w:trPr>
          <w:trHeight w:val="312"/>
          <w:jc w:val="center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D17DB" w14:textId="77777777" w:rsidR="00703F49" w:rsidRPr="00703F49" w:rsidRDefault="00703F49" w:rsidP="00703F4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北洋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05E1" w14:textId="2AF69C70" w:rsidR="00703F49" w:rsidRPr="00703F49" w:rsidRDefault="00703F49" w:rsidP="00703F4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del w:id="43" w:author="Wang Huncho" w:date="2023-07-07T14:02:00Z">
              <w:r w:rsidRPr="00703F49" w:rsidDel="00B97798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delText>UAM-05LP-T301</w:delText>
              </w:r>
            </w:del>
          </w:p>
        </w:tc>
      </w:tr>
      <w:tr w:rsidR="00703F49" w:rsidRPr="00703F49" w14:paraId="2111CAB7" w14:textId="77777777" w:rsidTr="00703F49">
        <w:trPr>
          <w:trHeight w:val="312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0FBBB" w14:textId="77777777" w:rsidR="00703F49" w:rsidRPr="00703F49" w:rsidRDefault="00703F49" w:rsidP="00703F4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5F12A" w14:textId="77777777" w:rsidR="00703F49" w:rsidRPr="00703F49" w:rsidRDefault="00703F49" w:rsidP="00703F4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UST-10LX</w:t>
            </w:r>
            <w:del w:id="44" w:author="Wang Huncho" w:date="2023-07-07T14:01:00Z">
              <w:r w:rsidRPr="00703F49" w:rsidDel="00B97798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delText xml:space="preserve"> </w:delText>
              </w:r>
            </w:del>
          </w:p>
        </w:tc>
      </w:tr>
      <w:tr w:rsidR="00DE6E29" w:rsidRPr="00703F49" w14:paraId="098DF3C1" w14:textId="77777777" w:rsidTr="00F124F2">
        <w:trPr>
          <w:trHeight w:val="312"/>
          <w:jc w:val="center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A803C" w14:textId="77777777" w:rsidR="00DE6E29" w:rsidRPr="00703F49" w:rsidRDefault="00DE6E29" w:rsidP="00703F4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倍加福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648A7" w14:textId="77777777" w:rsidR="00DE6E29" w:rsidRPr="00703F49" w:rsidRDefault="00DE6E29" w:rsidP="00703F4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OMD30M-R2000-B23-V1V1D-HD-1L</w:t>
            </w:r>
          </w:p>
        </w:tc>
      </w:tr>
      <w:tr w:rsidR="00DE6E29" w:rsidRPr="00703F49" w14:paraId="154CC99B" w14:textId="77777777" w:rsidTr="00F124F2">
        <w:trPr>
          <w:trHeight w:val="312"/>
          <w:jc w:val="center"/>
          <w:ins w:id="45" w:author="Wang Huncho" w:date="2023-07-07T14:00:00Z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6D78B" w14:textId="77777777" w:rsidR="00DE6E29" w:rsidRPr="00703F49" w:rsidRDefault="00DE6E29" w:rsidP="00D347AC">
            <w:pPr>
              <w:widowControl/>
              <w:jc w:val="center"/>
              <w:rPr>
                <w:ins w:id="46" w:author="Wang Huncho" w:date="2023-07-07T14:00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D7F7DE" w14:textId="2D13282B" w:rsidR="00DE6E29" w:rsidRPr="00703F49" w:rsidRDefault="00DE6E29" w:rsidP="00D347AC">
            <w:pPr>
              <w:widowControl/>
              <w:jc w:val="center"/>
              <w:rPr>
                <w:ins w:id="47" w:author="Wang Huncho" w:date="2023-07-07T14:00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  <w:ins w:id="48" w:author="Wang Huncho" w:date="2023-07-07T14:00:00Z">
              <w:r w:rsidRPr="00703F49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>OMD30M-R2000-B23-V1V1D-</w:t>
              </w:r>
              <w:r>
                <w:rPr>
                  <w:rFonts w:ascii="微软雅黑" w:eastAsia="微软雅黑" w:hAnsi="微软雅黑" w:cs="宋体"/>
                  <w:color w:val="000000"/>
                  <w:kern w:val="0"/>
                  <w:sz w:val="15"/>
                  <w:szCs w:val="15"/>
                </w:rPr>
                <w:t>S</w:t>
              </w:r>
              <w:r w:rsidRPr="00703F49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>D-1L</w:t>
              </w:r>
            </w:ins>
          </w:p>
        </w:tc>
      </w:tr>
      <w:tr w:rsidR="00D347AC" w:rsidRPr="00703F49" w14:paraId="062C2DFA" w14:textId="77777777" w:rsidTr="00703F49">
        <w:trPr>
          <w:trHeight w:val="312"/>
          <w:jc w:val="center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CF8B9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SICK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EA13B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nanoScan3 Pro</w:t>
            </w:r>
          </w:p>
        </w:tc>
      </w:tr>
      <w:tr w:rsidR="00D347AC" w:rsidRPr="00703F49" w14:paraId="7601B0CE" w14:textId="77777777" w:rsidTr="00703F49">
        <w:trPr>
          <w:trHeight w:val="312"/>
          <w:jc w:val="center"/>
          <w:ins w:id="49" w:author="Wang Huncho" w:date="2023-07-07T14:00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92927" w14:textId="77777777" w:rsidR="00D347AC" w:rsidRPr="00703F49" w:rsidRDefault="00D347AC" w:rsidP="00D347AC">
            <w:pPr>
              <w:widowControl/>
              <w:jc w:val="center"/>
              <w:rPr>
                <w:ins w:id="50" w:author="Wang Huncho" w:date="2023-07-07T14:00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0C8972" w14:textId="6BEB66AE" w:rsidR="00D347AC" w:rsidRPr="00703F49" w:rsidRDefault="00D347AC" w:rsidP="00D347AC">
            <w:pPr>
              <w:widowControl/>
              <w:jc w:val="center"/>
              <w:rPr>
                <w:ins w:id="51" w:author="Wang Huncho" w:date="2023-07-07T14:00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  <w:ins w:id="52" w:author="Wang Huncho" w:date="2023-07-07T14:00:00Z">
              <w:r w:rsidRPr="00703F49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 xml:space="preserve">nanoScan3 </w:t>
              </w:r>
              <w:r>
                <w:rPr>
                  <w:rFonts w:ascii="微软雅黑" w:eastAsia="微软雅黑" w:hAnsi="微软雅黑" w:cs="宋体"/>
                  <w:color w:val="000000"/>
                  <w:kern w:val="0"/>
                  <w:sz w:val="15"/>
                  <w:szCs w:val="15"/>
                </w:rPr>
                <w:t>C</w:t>
              </w:r>
              <w:r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>ore</w:t>
              </w:r>
            </w:ins>
          </w:p>
        </w:tc>
      </w:tr>
      <w:tr w:rsidR="00D347AC" w:rsidRPr="00703F49" w14:paraId="57B19228" w14:textId="77777777" w:rsidTr="00703F49">
        <w:trPr>
          <w:trHeight w:val="312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C859E" w14:textId="77777777" w:rsidR="00D347AC" w:rsidRPr="00703F49" w:rsidRDefault="00D347AC" w:rsidP="00D347A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EE845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lms1xx</w:t>
            </w:r>
          </w:p>
        </w:tc>
      </w:tr>
      <w:tr w:rsidR="00D347AC" w:rsidRPr="00703F49" w14:paraId="11C76C78" w14:textId="77777777" w:rsidTr="00703F49">
        <w:trPr>
          <w:trHeight w:val="312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0E25F" w14:textId="77777777" w:rsidR="00D347AC" w:rsidRPr="00703F49" w:rsidRDefault="00D347AC" w:rsidP="00D347A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2830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lms5xx</w:t>
            </w:r>
          </w:p>
        </w:tc>
      </w:tr>
      <w:tr w:rsidR="00D347AC" w:rsidRPr="00703F49" w14:paraId="253D4AF5" w14:textId="77777777" w:rsidTr="00703F49">
        <w:trPr>
          <w:trHeight w:val="312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8DF75" w14:textId="77777777" w:rsidR="00D347AC" w:rsidRPr="00703F49" w:rsidRDefault="00D347AC" w:rsidP="00D347A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15742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tim5xx</w:t>
            </w:r>
          </w:p>
        </w:tc>
      </w:tr>
      <w:tr w:rsidR="00D347AC" w:rsidRPr="00703F49" w14:paraId="1BE04A2C" w14:textId="77777777" w:rsidTr="00703F49">
        <w:trPr>
          <w:trHeight w:val="312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15386" w14:textId="77777777" w:rsidR="00D347AC" w:rsidRPr="00703F49" w:rsidRDefault="00D347AC" w:rsidP="00D347A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E1034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s30x</w:t>
            </w:r>
          </w:p>
        </w:tc>
      </w:tr>
      <w:tr w:rsidR="00D347AC" w:rsidRPr="00703F49" w:rsidDel="000618A9" w14:paraId="6590A814" w14:textId="445E59A9" w:rsidTr="00703F49">
        <w:trPr>
          <w:trHeight w:val="312"/>
          <w:jc w:val="center"/>
          <w:del w:id="53" w:author="Wang Huncho" w:date="2023-07-07T14:00:00Z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A4511" w14:textId="606C6D23" w:rsidR="00D347AC" w:rsidRPr="00703F49" w:rsidDel="000618A9" w:rsidRDefault="00D347AC" w:rsidP="00D347AC">
            <w:pPr>
              <w:widowControl/>
              <w:jc w:val="center"/>
              <w:rPr>
                <w:del w:id="54" w:author="Wang Huncho" w:date="2023-07-07T14:00:00Z"/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del w:id="55" w:author="Wang Huncho" w:date="2023-07-07T14:00:00Z">
              <w:r w:rsidRPr="00703F49" w:rsidDel="000618A9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delText>机智人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50CE" w14:textId="53E99DFA" w:rsidR="00D347AC" w:rsidRPr="00703F49" w:rsidDel="000618A9" w:rsidRDefault="00D347AC" w:rsidP="00D347AC">
            <w:pPr>
              <w:widowControl/>
              <w:jc w:val="center"/>
              <w:rPr>
                <w:del w:id="56" w:author="Wang Huncho" w:date="2023-07-07T14:00:00Z"/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del w:id="57" w:author="Wang Huncho" w:date="2023-07-07T14:00:00Z">
              <w:r w:rsidRPr="00703F49" w:rsidDel="000618A9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delText>WR-HA系列</w:delText>
              </w:r>
            </w:del>
          </w:p>
        </w:tc>
      </w:tr>
      <w:tr w:rsidR="00D347AC" w:rsidRPr="00703F49" w14:paraId="586AD310" w14:textId="77777777" w:rsidTr="00703F49">
        <w:trPr>
          <w:trHeight w:val="312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CFEC6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科力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6F2BC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LS系列</w:t>
            </w:r>
          </w:p>
        </w:tc>
      </w:tr>
      <w:tr w:rsidR="00D3265C" w:rsidRPr="00703F49" w14:paraId="085026F4" w14:textId="77777777" w:rsidTr="00557F0F">
        <w:trPr>
          <w:trHeight w:val="312"/>
          <w:jc w:val="center"/>
          <w:ins w:id="58" w:author="Wang Huncho" w:date="2023-07-07T14:06:00Z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33A4A" w14:textId="192F6118" w:rsidR="00D3265C" w:rsidRPr="00703F49" w:rsidRDefault="00D3265C" w:rsidP="00D347AC">
            <w:pPr>
              <w:widowControl/>
              <w:jc w:val="center"/>
              <w:rPr>
                <w:ins w:id="59" w:author="Wang Huncho" w:date="2023-07-07T14:06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  <w:ins w:id="60" w:author="Wang Huncho" w:date="2023-07-07T14:06:00Z">
              <w:r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>万集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0141A" w14:textId="0AD56396" w:rsidR="00D3265C" w:rsidRPr="00703F49" w:rsidRDefault="00D3265C" w:rsidP="00D347AC">
            <w:pPr>
              <w:widowControl/>
              <w:jc w:val="center"/>
              <w:rPr>
                <w:ins w:id="61" w:author="Wang Huncho" w:date="2023-07-07T14:06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  <w:ins w:id="62" w:author="Wang Huncho" w:date="2023-07-07T14:06:00Z">
              <w:r>
                <w:rPr>
                  <w:rFonts w:ascii="微软雅黑" w:eastAsia="微软雅黑" w:hAnsi="微软雅黑" w:cs="宋体"/>
                  <w:color w:val="000000"/>
                  <w:kern w:val="0"/>
                  <w:sz w:val="15"/>
                  <w:szCs w:val="15"/>
                </w:rPr>
                <w:t>WRL</w:t>
              </w:r>
              <w:r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>7</w:t>
              </w:r>
              <w:r>
                <w:rPr>
                  <w:rFonts w:ascii="微软雅黑" w:eastAsia="微软雅黑" w:hAnsi="微软雅黑" w:cs="宋体"/>
                  <w:color w:val="000000"/>
                  <w:kern w:val="0"/>
                  <w:sz w:val="15"/>
                  <w:szCs w:val="15"/>
                </w:rPr>
                <w:t>16</w:t>
              </w:r>
            </w:ins>
          </w:p>
        </w:tc>
      </w:tr>
      <w:tr w:rsidR="00D3265C" w:rsidRPr="00703F49" w14:paraId="0E4BA6AB" w14:textId="77777777" w:rsidTr="00557F0F">
        <w:trPr>
          <w:trHeight w:val="312"/>
          <w:jc w:val="center"/>
          <w:ins w:id="63" w:author="Wang Huncho" w:date="2023-07-07T14:05:00Z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3F7378" w14:textId="77777777" w:rsidR="00D3265C" w:rsidRPr="00703F49" w:rsidRDefault="00D3265C" w:rsidP="00D347AC">
            <w:pPr>
              <w:widowControl/>
              <w:jc w:val="center"/>
              <w:rPr>
                <w:ins w:id="64" w:author="Wang Huncho" w:date="2023-07-07T14:05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D8607" w14:textId="46DD651F" w:rsidR="00D3265C" w:rsidRPr="00703F49" w:rsidRDefault="00D3265C" w:rsidP="00D347AC">
            <w:pPr>
              <w:widowControl/>
              <w:jc w:val="center"/>
              <w:rPr>
                <w:ins w:id="65" w:author="Wang Huncho" w:date="2023-07-07T14:05:00Z"/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</w:pPr>
            <w:ins w:id="66" w:author="Wang Huncho" w:date="2023-07-07T14:06:00Z">
              <w:r>
                <w:rPr>
                  <w:rFonts w:ascii="微软雅黑" w:eastAsia="微软雅黑" w:hAnsi="微软雅黑" w:cs="宋体"/>
                  <w:color w:val="000000"/>
                  <w:kern w:val="0"/>
                  <w:sz w:val="15"/>
                  <w:szCs w:val="15"/>
                </w:rPr>
                <w:t>WRL</w:t>
              </w:r>
              <w:r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t>7</w:t>
              </w:r>
              <w:r>
                <w:rPr>
                  <w:rFonts w:ascii="微软雅黑" w:eastAsia="微软雅黑" w:hAnsi="微软雅黑" w:cs="宋体"/>
                  <w:color w:val="000000"/>
                  <w:kern w:val="0"/>
                  <w:sz w:val="15"/>
                  <w:szCs w:val="15"/>
                </w:rPr>
                <w:t>1</w:t>
              </w:r>
              <w:r>
                <w:rPr>
                  <w:rFonts w:ascii="微软雅黑" w:eastAsia="微软雅黑" w:hAnsi="微软雅黑" w:cs="宋体"/>
                  <w:color w:val="000000"/>
                  <w:kern w:val="0"/>
                  <w:sz w:val="15"/>
                  <w:szCs w:val="15"/>
                </w:rPr>
                <w:t>9</w:t>
              </w:r>
            </w:ins>
          </w:p>
        </w:tc>
      </w:tr>
      <w:tr w:rsidR="00D347AC" w:rsidRPr="00703F49" w14:paraId="2D0EB59D" w14:textId="77777777" w:rsidTr="00703F49">
        <w:trPr>
          <w:trHeight w:val="312"/>
          <w:jc w:val="center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FF291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兴颂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71C6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HE-3051</w:t>
            </w:r>
          </w:p>
        </w:tc>
      </w:tr>
      <w:tr w:rsidR="00D347AC" w:rsidRPr="00703F49" w14:paraId="4C1CAFBC" w14:textId="77777777" w:rsidTr="00703F49">
        <w:trPr>
          <w:trHeight w:val="312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A051A" w14:textId="77777777" w:rsidR="00D347AC" w:rsidRPr="00703F49" w:rsidRDefault="00D347AC" w:rsidP="00D347A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291B6" w14:textId="77777777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r w:rsidRPr="00703F49"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LE-50821</w:t>
            </w:r>
          </w:p>
        </w:tc>
      </w:tr>
      <w:tr w:rsidR="00D347AC" w:rsidRPr="00703F49" w14:paraId="36D65FEF" w14:textId="77777777" w:rsidTr="00A6240E">
        <w:tblPrEx>
          <w:tblW w:w="0" w:type="auto"/>
          <w:jc w:val="center"/>
          <w:tblPrExChange w:id="67" w:author="Wang Huncho" w:date="2023-07-07T14:03:00Z">
            <w:tblPrEx>
              <w:tblW w:w="0" w:type="auto"/>
              <w:jc w:val="center"/>
            </w:tblPrEx>
          </w:tblPrExChange>
        </w:tblPrEx>
        <w:trPr>
          <w:trHeight w:val="312"/>
          <w:jc w:val="center"/>
          <w:trPrChange w:id="68" w:author="Wang Huncho" w:date="2023-07-07T14:03:00Z">
            <w:trPr>
              <w:trHeight w:val="312"/>
              <w:jc w:val="center"/>
            </w:trPr>
          </w:trPrChange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tcPrChange w:id="69" w:author="Wang Huncho" w:date="2023-07-07T14:03:00Z">
              <w:tcPr>
                <w:tcW w:w="0" w:type="auto"/>
                <w:vMerge w:val="restar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2661BCF" w14:textId="1FA7BB03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del w:id="70" w:author="Wang Huncho" w:date="2023-07-07T14:03:00Z">
              <w:r w:rsidRPr="00703F49" w:rsidDel="00A6240E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delText>欧镭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71" w:author="Wang Huncho" w:date="2023-07-07T14:03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3245B24F" w14:textId="23F240AC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del w:id="72" w:author="Wang Huncho" w:date="2023-07-07T14:03:00Z">
              <w:r w:rsidRPr="00703F49" w:rsidDel="00A6240E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delText>LR-1F</w:delText>
              </w:r>
            </w:del>
          </w:p>
        </w:tc>
      </w:tr>
      <w:tr w:rsidR="00D347AC" w:rsidRPr="00703F49" w14:paraId="644D5EE5" w14:textId="77777777" w:rsidTr="00A6240E">
        <w:tblPrEx>
          <w:tblW w:w="0" w:type="auto"/>
          <w:jc w:val="center"/>
          <w:tblPrExChange w:id="73" w:author="Wang Huncho" w:date="2023-07-07T14:03:00Z">
            <w:tblPrEx>
              <w:tblW w:w="0" w:type="auto"/>
              <w:jc w:val="center"/>
            </w:tblPrEx>
          </w:tblPrExChange>
        </w:tblPrEx>
        <w:trPr>
          <w:trHeight w:val="312"/>
          <w:jc w:val="center"/>
          <w:trPrChange w:id="74" w:author="Wang Huncho" w:date="2023-07-07T14:03:00Z">
            <w:trPr>
              <w:trHeight w:val="312"/>
              <w:jc w:val="center"/>
            </w:trPr>
          </w:trPrChange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5" w:author="Wang Huncho" w:date="2023-07-07T14:03:00Z">
              <w:tcPr>
                <w:tcW w:w="0" w:type="auto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14:paraId="592B287E" w14:textId="77777777" w:rsidR="00D347AC" w:rsidRPr="00703F49" w:rsidRDefault="00D347AC" w:rsidP="00D347A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76" w:author="Wang Huncho" w:date="2023-07-07T14:03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7BD4D5A" w14:textId="00BE223C" w:rsidR="00D347AC" w:rsidRPr="00703F49" w:rsidRDefault="00D347AC" w:rsidP="00D347A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5"/>
                <w:szCs w:val="15"/>
              </w:rPr>
            </w:pPr>
            <w:del w:id="77" w:author="Wang Huncho" w:date="2023-07-07T14:03:00Z">
              <w:r w:rsidRPr="00703F49" w:rsidDel="00A6240E">
                <w:rPr>
                  <w:rFonts w:ascii="微软雅黑" w:eastAsia="微软雅黑" w:hAnsi="微软雅黑" w:cs="宋体" w:hint="eastAsia"/>
                  <w:color w:val="000000"/>
                  <w:kern w:val="0"/>
                  <w:sz w:val="15"/>
                  <w:szCs w:val="15"/>
                </w:rPr>
                <w:delText>LR-1BS5</w:delText>
              </w:r>
            </w:del>
          </w:p>
        </w:tc>
      </w:tr>
    </w:tbl>
    <w:p w14:paraId="10DAFD5C" w14:textId="5586ABF4" w:rsidR="00703F49" w:rsidRPr="00703F49" w:rsidRDefault="00703F49" w:rsidP="00D03CBB">
      <w:pPr>
        <w:tabs>
          <w:tab w:val="left" w:pos="420"/>
        </w:tabs>
        <w:rPr>
          <w:rFonts w:ascii="宋体" w:hAnsi="宋体"/>
          <w:b/>
        </w:rPr>
      </w:pPr>
    </w:p>
    <w:p w14:paraId="36FD1C80" w14:textId="77777777" w:rsidR="00703F49" w:rsidRDefault="00703F49" w:rsidP="00703F49">
      <w:pPr>
        <w:ind w:firstLine="420"/>
        <w:rPr>
          <w:rFonts w:ascii="宋体" w:hAnsi="宋体"/>
          <w:bCs/>
        </w:rPr>
      </w:pPr>
    </w:p>
    <w:p w14:paraId="0BC2D9BF" w14:textId="0C15AF92" w:rsidR="00015B21" w:rsidRPr="00703F49" w:rsidRDefault="00015B21" w:rsidP="00703F49">
      <w:pPr>
        <w:ind w:firstLine="420"/>
        <w:rPr>
          <w:rFonts w:ascii="宋体" w:hAnsi="宋体"/>
          <w:b/>
        </w:rPr>
      </w:pPr>
      <w:r w:rsidRPr="00703F49">
        <w:rPr>
          <w:rFonts w:ascii="宋体" w:hAnsi="宋体"/>
          <w:bCs/>
        </w:rPr>
        <w:t>4)</w:t>
      </w:r>
      <w:r w:rsidRPr="00703F49">
        <w:rPr>
          <w:rFonts w:ascii="宋体" w:hAnsi="宋体" w:hint="eastAsia"/>
          <w:b/>
        </w:rPr>
        <w:t>其他说明：</w:t>
      </w:r>
    </w:p>
    <w:p w14:paraId="712D2D04" w14:textId="77777777" w:rsidR="00B320B9" w:rsidRDefault="00B320B9" w:rsidP="00015B21">
      <w:pPr>
        <w:tabs>
          <w:tab w:val="left" w:pos="420"/>
        </w:tabs>
        <w:rPr>
          <w:rFonts w:ascii="宋体" w:hAnsi="宋体"/>
          <w:b/>
        </w:rPr>
      </w:pPr>
    </w:p>
    <w:p w14:paraId="5164EF6D" w14:textId="1B23D2C2" w:rsidR="00D27369" w:rsidRDefault="00425FB0" w:rsidP="00D27369">
      <w:pPr>
        <w:pStyle w:val="2"/>
        <w:numPr>
          <w:ilvl w:val="1"/>
          <w:numId w:val="2"/>
        </w:numPr>
        <w:tabs>
          <w:tab w:val="left" w:pos="576"/>
        </w:tabs>
        <w:adjustRightInd/>
        <w:snapToGrid/>
        <w:spacing w:before="260" w:after="260" w:line="413" w:lineRule="auto"/>
        <w:rPr>
          <w:rFonts w:eastAsia="仿宋_GB2312"/>
        </w:rPr>
      </w:pPr>
      <w:bookmarkStart w:id="78" w:name="_Toc139520862"/>
      <w:r>
        <w:rPr>
          <w:rFonts w:eastAsia="仿宋_GB2312" w:hint="eastAsia"/>
        </w:rPr>
        <w:t>安全防护</w:t>
      </w:r>
      <w:bookmarkEnd w:id="78"/>
    </w:p>
    <w:p w14:paraId="28421206" w14:textId="35BEE5D5" w:rsidR="00D27369" w:rsidRDefault="00010BE1" w:rsidP="00D27369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79" w:name="_Toc139520863"/>
      <w:r>
        <w:rPr>
          <w:rFonts w:hint="eastAsia"/>
        </w:rPr>
        <w:t>安全</w:t>
      </w:r>
      <w:r w:rsidR="005420FA">
        <w:rPr>
          <w:rFonts w:hint="eastAsia"/>
        </w:rPr>
        <w:t>信号</w:t>
      </w:r>
      <w:r>
        <w:rPr>
          <w:rFonts w:hint="eastAsia"/>
        </w:rPr>
        <w:t>配置</w:t>
      </w:r>
      <w:bookmarkEnd w:id="79"/>
    </w:p>
    <w:p w14:paraId="09BA3977" w14:textId="77777777" w:rsidR="00D27369" w:rsidRPr="00CB63BA" w:rsidRDefault="00D27369" w:rsidP="00D27369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483B3012" w14:textId="288694FB" w:rsidR="00D27369" w:rsidRPr="00FD07C4" w:rsidRDefault="00010BE1" w:rsidP="00D27369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完成急停、触边、非接触式减速信号的配置</w:t>
      </w:r>
      <w:r w:rsidR="00D27369">
        <w:rPr>
          <w:rFonts w:ascii="宋体" w:hAnsi="宋体" w:hint="eastAsia"/>
        </w:rPr>
        <w:t>；</w:t>
      </w:r>
    </w:p>
    <w:p w14:paraId="21AFF1F7" w14:textId="4EFFD3B7" w:rsidR="00D27369" w:rsidRDefault="00D27369" w:rsidP="00D27369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关联系统变量：</w:t>
      </w:r>
      <w:r w:rsidR="00010BE1" w:rsidRPr="00010BE1">
        <w:rPr>
          <w:rFonts w:ascii="宋体" w:hAnsi="宋体"/>
        </w:rPr>
        <w:t>g_SafeDriving</w:t>
      </w:r>
    </w:p>
    <w:p w14:paraId="0778D33C" w14:textId="77777777" w:rsidR="00D27369" w:rsidRDefault="00D27369" w:rsidP="00D27369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414C6576" w14:textId="5FCD8907" w:rsidR="00D27369" w:rsidRDefault="00AA1A2A" w:rsidP="00D27369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6B0EBE1D" wp14:editId="531FD99B">
            <wp:extent cx="5927090" cy="4245610"/>
            <wp:effectExtent l="0" t="0" r="0" b="2540"/>
            <wp:docPr id="1048535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35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3057" w14:textId="77777777" w:rsidR="00D27369" w:rsidRDefault="00D27369" w:rsidP="00D27369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0FCAC8A8" w14:textId="77777777" w:rsidR="00D27369" w:rsidRDefault="00D27369" w:rsidP="00D27369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28CF8E35" w14:textId="77777777" w:rsidR="00CB63BA" w:rsidRDefault="00CB63BA" w:rsidP="00DD715C">
      <w:pPr>
        <w:tabs>
          <w:tab w:val="left" w:pos="420"/>
        </w:tabs>
        <w:rPr>
          <w:rFonts w:ascii="宋体" w:hAnsi="宋体"/>
          <w:b/>
        </w:rPr>
      </w:pPr>
    </w:p>
    <w:p w14:paraId="5007B545" w14:textId="75037F08" w:rsidR="00DE4751" w:rsidRDefault="00F00CB9" w:rsidP="00DE4751">
      <w:pPr>
        <w:pStyle w:val="2"/>
        <w:numPr>
          <w:ilvl w:val="1"/>
          <w:numId w:val="2"/>
        </w:numPr>
        <w:tabs>
          <w:tab w:val="left" w:pos="576"/>
        </w:tabs>
        <w:adjustRightInd/>
        <w:snapToGrid/>
        <w:spacing w:before="260" w:after="260" w:line="413" w:lineRule="auto"/>
        <w:rPr>
          <w:rFonts w:eastAsia="仿宋_GB2312"/>
        </w:rPr>
      </w:pPr>
      <w:bookmarkStart w:id="80" w:name="_Toc139520864"/>
      <w:r>
        <w:rPr>
          <w:rFonts w:eastAsia="仿宋_GB2312" w:hint="eastAsia"/>
        </w:rPr>
        <w:lastRenderedPageBreak/>
        <w:t>载具功能</w:t>
      </w:r>
      <w:bookmarkEnd w:id="80"/>
    </w:p>
    <w:p w14:paraId="52C1FE6B" w14:textId="546315FB" w:rsidR="00DE4751" w:rsidRDefault="00F00CB9" w:rsidP="00DE4751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81" w:name="_Toc139520865"/>
      <w:r>
        <w:rPr>
          <w:rFonts w:hint="eastAsia"/>
        </w:rPr>
        <w:t>随动机构</w:t>
      </w:r>
      <w:bookmarkEnd w:id="81"/>
    </w:p>
    <w:p w14:paraId="774A2D5A" w14:textId="77777777" w:rsidR="00DE4751" w:rsidRPr="00CB63BA" w:rsidRDefault="00DE4751" w:rsidP="00DE4751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5B50793C" w14:textId="2C1E0A0E" w:rsidR="00973AF1" w:rsidRPr="00FD07C4" w:rsidRDefault="00973AF1" w:rsidP="00973AF1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是否启用、</w:t>
      </w:r>
      <w:r w:rsidR="005B04A9">
        <w:rPr>
          <w:rFonts w:ascii="宋体" w:hAnsi="宋体" w:hint="eastAsia"/>
        </w:rPr>
        <w:t>随动</w:t>
      </w:r>
      <w:r>
        <w:rPr>
          <w:rFonts w:ascii="宋体" w:hAnsi="宋体" w:hint="eastAsia"/>
        </w:rPr>
        <w:t>模式、</w:t>
      </w:r>
      <w:r w:rsidR="005B04A9">
        <w:rPr>
          <w:rFonts w:ascii="宋体" w:hAnsi="宋体" w:hint="eastAsia"/>
        </w:rPr>
        <w:t>零位</w:t>
      </w:r>
      <w:r>
        <w:rPr>
          <w:rFonts w:ascii="宋体" w:hAnsi="宋体" w:hint="eastAsia"/>
        </w:rPr>
        <w:t>开关、</w:t>
      </w:r>
      <w:r w:rsidR="005B04A9">
        <w:rPr>
          <w:rFonts w:ascii="宋体" w:hAnsi="宋体" w:hint="eastAsia"/>
        </w:rPr>
        <w:t>随动</w:t>
      </w:r>
      <w:r>
        <w:rPr>
          <w:rFonts w:ascii="宋体" w:hAnsi="宋体" w:hint="eastAsia"/>
        </w:rPr>
        <w:t>驱动器等参数的配置</w:t>
      </w:r>
    </w:p>
    <w:p w14:paraId="3947E8F6" w14:textId="024B9056" w:rsidR="00973AF1" w:rsidRDefault="00973AF1" w:rsidP="00973AF1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关联系统变量：g</w:t>
      </w:r>
      <w:r w:rsidRPr="008C5996">
        <w:rPr>
          <w:rFonts w:ascii="宋体" w:hAnsi="宋体"/>
        </w:rPr>
        <w:t>_</w:t>
      </w:r>
      <w:r w:rsidRPr="004945F9">
        <w:rPr>
          <w:rFonts w:ascii="宋体" w:hAnsi="宋体"/>
        </w:rPr>
        <w:t>Roty</w:t>
      </w:r>
      <w:r>
        <w:rPr>
          <w:rFonts w:ascii="宋体" w:hAnsi="宋体"/>
        </w:rPr>
        <w:t>ACT</w:t>
      </w:r>
      <w:r>
        <w:rPr>
          <w:rFonts w:ascii="宋体" w:hAnsi="宋体" w:hint="eastAsia"/>
        </w:rPr>
        <w:t>、g</w:t>
      </w:r>
      <w:r w:rsidRPr="008C5996">
        <w:rPr>
          <w:rFonts w:ascii="宋体" w:hAnsi="宋体"/>
        </w:rPr>
        <w:t>_</w:t>
      </w:r>
      <w:r w:rsidRPr="00973AF1">
        <w:rPr>
          <w:rFonts w:ascii="宋体" w:hAnsi="宋体"/>
        </w:rPr>
        <w:t xml:space="preserve"> </w:t>
      </w:r>
      <w:r w:rsidRPr="004945F9">
        <w:rPr>
          <w:rFonts w:ascii="宋体" w:hAnsi="宋体"/>
        </w:rPr>
        <w:t>Roty</w:t>
      </w:r>
      <w:r>
        <w:rPr>
          <w:rFonts w:ascii="宋体" w:hAnsi="宋体"/>
        </w:rPr>
        <w:t>ACT1</w:t>
      </w:r>
      <w:r>
        <w:rPr>
          <w:rFonts w:ascii="宋体" w:hAnsi="宋体" w:hint="eastAsia"/>
        </w:rPr>
        <w:t>、g</w:t>
      </w:r>
      <w:r w:rsidRPr="008C5996">
        <w:rPr>
          <w:rFonts w:ascii="宋体" w:hAnsi="宋体"/>
        </w:rPr>
        <w:t>_</w:t>
      </w:r>
      <w:r w:rsidRPr="004945F9">
        <w:rPr>
          <w:rFonts w:ascii="宋体" w:hAnsi="宋体"/>
        </w:rPr>
        <w:t>RotayMotor</w:t>
      </w:r>
    </w:p>
    <w:p w14:paraId="7CEBA3CC" w14:textId="77777777" w:rsidR="00DE4751" w:rsidRDefault="00DE4751" w:rsidP="00DE4751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76F7CE07" w14:textId="73209A7F" w:rsidR="00DE4751" w:rsidRDefault="00EE3362" w:rsidP="00DE4751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44D3FB63" wp14:editId="5E0D3E4F">
            <wp:extent cx="5927090" cy="4204970"/>
            <wp:effectExtent l="0" t="0" r="0" b="5080"/>
            <wp:docPr id="1948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EBBD" w14:textId="77777777" w:rsidR="00DE4751" w:rsidRDefault="00DE4751" w:rsidP="00DE4751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5C2F64A1" w14:textId="1DB76488" w:rsidR="00716A1E" w:rsidRDefault="00716A1E" w:rsidP="00716A1E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支持的驱动器型号：</w:t>
      </w:r>
      <w:r w:rsidRPr="005460CD">
        <w:rPr>
          <w:rFonts w:ascii="宋体" w:hAnsi="宋体"/>
        </w:rPr>
        <w:t>Kinco_FD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Syntron_LS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Syntron_DS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Roboteq_MDC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Moons_M2DC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Tongyi_IxL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Copley_ADP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Kecong_MRD</w:t>
      </w:r>
    </w:p>
    <w:p w14:paraId="21346735" w14:textId="77777777" w:rsidR="00716A1E" w:rsidRPr="005460CD" w:rsidRDefault="00716A1E" w:rsidP="00716A1E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通讯站号范围：0</w:t>
      </w:r>
      <w:r>
        <w:rPr>
          <w:rFonts w:ascii="宋体" w:hAnsi="宋体"/>
        </w:rPr>
        <w:t>~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27</w:t>
      </w:r>
    </w:p>
    <w:p w14:paraId="0995A203" w14:textId="72681340" w:rsidR="00716A1E" w:rsidRDefault="00716A1E" w:rsidP="00DE4751">
      <w:pPr>
        <w:tabs>
          <w:tab w:val="left" w:pos="420"/>
        </w:tabs>
        <w:rPr>
          <w:rFonts w:ascii="宋体" w:hAnsi="宋体"/>
          <w:b/>
        </w:rPr>
      </w:pPr>
    </w:p>
    <w:p w14:paraId="140B7B9E" w14:textId="77777777" w:rsidR="00DE4751" w:rsidRDefault="00DE4751" w:rsidP="00DE4751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3267B7EC" w14:textId="77777777" w:rsidR="00DE4751" w:rsidRDefault="00DE4751" w:rsidP="00DD715C">
      <w:pPr>
        <w:tabs>
          <w:tab w:val="left" w:pos="420"/>
        </w:tabs>
        <w:rPr>
          <w:rFonts w:ascii="宋体" w:hAnsi="宋体"/>
          <w:b/>
        </w:rPr>
      </w:pPr>
    </w:p>
    <w:p w14:paraId="6E72E17B" w14:textId="77777777" w:rsidR="00F00CB9" w:rsidRDefault="00F00CB9" w:rsidP="00DD715C">
      <w:pPr>
        <w:tabs>
          <w:tab w:val="left" w:pos="420"/>
        </w:tabs>
        <w:rPr>
          <w:rFonts w:ascii="宋体" w:hAnsi="宋体"/>
          <w:b/>
        </w:rPr>
      </w:pPr>
    </w:p>
    <w:p w14:paraId="18118021" w14:textId="5079B7CE" w:rsidR="00423010" w:rsidRDefault="00F154D7" w:rsidP="00423010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82" w:name="_Toc139520866"/>
      <w:r>
        <w:rPr>
          <w:rFonts w:hint="eastAsia"/>
        </w:rPr>
        <w:t>顶升</w:t>
      </w:r>
      <w:r w:rsidR="00423010">
        <w:rPr>
          <w:rFonts w:hint="eastAsia"/>
        </w:rPr>
        <w:t>机构</w:t>
      </w:r>
      <w:bookmarkEnd w:id="82"/>
    </w:p>
    <w:p w14:paraId="726D2576" w14:textId="77777777" w:rsidR="00423010" w:rsidRPr="00CB63BA" w:rsidRDefault="00423010" w:rsidP="00423010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604317E7" w14:textId="0EC02F8D" w:rsidR="00423010" w:rsidRPr="00FD07C4" w:rsidRDefault="00820FB5" w:rsidP="00423010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是否启用、顶升模式、限位开关、顶升驱动器等参数的配置</w:t>
      </w:r>
    </w:p>
    <w:p w14:paraId="08F8D276" w14:textId="7AFC410C" w:rsidR="00423010" w:rsidRDefault="00423010" w:rsidP="00423010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关联系统变量：g</w:t>
      </w:r>
      <w:r w:rsidRPr="008C5996">
        <w:rPr>
          <w:rFonts w:ascii="宋体" w:hAnsi="宋体"/>
        </w:rPr>
        <w:t>_</w:t>
      </w:r>
      <w:r w:rsidR="00E87F8F">
        <w:rPr>
          <w:rFonts w:ascii="宋体" w:hAnsi="宋体"/>
        </w:rPr>
        <w:t>LiftingACT</w:t>
      </w:r>
      <w:r w:rsidR="00E87F8F">
        <w:rPr>
          <w:rFonts w:ascii="宋体" w:hAnsi="宋体" w:hint="eastAsia"/>
        </w:rPr>
        <w:t>、g</w:t>
      </w:r>
      <w:r w:rsidR="00E87F8F" w:rsidRPr="008C5996">
        <w:rPr>
          <w:rFonts w:ascii="宋体" w:hAnsi="宋体"/>
        </w:rPr>
        <w:t>_</w:t>
      </w:r>
      <w:r w:rsidR="00E87F8F">
        <w:rPr>
          <w:rFonts w:ascii="宋体" w:hAnsi="宋体"/>
        </w:rPr>
        <w:t>LiftingACT</w:t>
      </w:r>
      <w:r w:rsidR="00E87F8F">
        <w:rPr>
          <w:rFonts w:ascii="宋体" w:hAnsi="宋体" w:hint="eastAsia"/>
        </w:rPr>
        <w:t>1</w:t>
      </w:r>
      <w:r w:rsidR="004945F9">
        <w:rPr>
          <w:rFonts w:ascii="宋体" w:hAnsi="宋体" w:hint="eastAsia"/>
        </w:rPr>
        <w:t>、g</w:t>
      </w:r>
      <w:r w:rsidR="004945F9" w:rsidRPr="008C5996">
        <w:rPr>
          <w:rFonts w:ascii="宋体" w:hAnsi="宋体"/>
        </w:rPr>
        <w:t>_</w:t>
      </w:r>
      <w:r w:rsidR="004945F9" w:rsidRPr="004945F9">
        <w:rPr>
          <w:rFonts w:ascii="宋体" w:hAnsi="宋体"/>
        </w:rPr>
        <w:t>LiftMotor</w:t>
      </w:r>
    </w:p>
    <w:p w14:paraId="4CAEAEAA" w14:textId="77777777" w:rsidR="00423010" w:rsidRDefault="00423010" w:rsidP="00423010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lastRenderedPageBreak/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646F99A1" w14:textId="5996E5C0" w:rsidR="00423010" w:rsidRDefault="00423010" w:rsidP="00423010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0CF8EE44" wp14:editId="7B40B5CD">
            <wp:extent cx="5927090" cy="4219575"/>
            <wp:effectExtent l="0" t="0" r="0" b="9525"/>
            <wp:docPr id="128178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84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71EF" w14:textId="77777777" w:rsidR="00716A1E" w:rsidRDefault="00716A1E" w:rsidP="00716A1E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345BA023" w14:textId="77777777" w:rsidR="00716A1E" w:rsidRDefault="00716A1E" w:rsidP="00716A1E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支持的驱动器型号：</w:t>
      </w:r>
      <w:r w:rsidRPr="005460CD">
        <w:rPr>
          <w:rFonts w:ascii="宋体" w:hAnsi="宋体"/>
        </w:rPr>
        <w:t>Kinco_FD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Syntron_LS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Syntron_DS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Roboteq_MDC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Moons_M2DC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Tongyi_IxL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Copley_ADP</w:t>
      </w:r>
      <w:r>
        <w:rPr>
          <w:rFonts w:ascii="宋体" w:hAnsi="宋体" w:hint="eastAsia"/>
        </w:rPr>
        <w:t>、</w:t>
      </w:r>
      <w:r w:rsidRPr="005460CD">
        <w:rPr>
          <w:rFonts w:ascii="宋体" w:hAnsi="宋体"/>
        </w:rPr>
        <w:t>Kecong_MRD</w:t>
      </w:r>
    </w:p>
    <w:p w14:paraId="3A1B2F0A" w14:textId="77777777" w:rsidR="00716A1E" w:rsidRPr="005460CD" w:rsidRDefault="00716A1E" w:rsidP="00716A1E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通讯站号范围：0</w:t>
      </w:r>
      <w:r>
        <w:rPr>
          <w:rFonts w:ascii="宋体" w:hAnsi="宋体"/>
        </w:rPr>
        <w:t>~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27</w:t>
      </w:r>
    </w:p>
    <w:p w14:paraId="5F010F9A" w14:textId="77777777" w:rsidR="00423010" w:rsidRDefault="00423010" w:rsidP="00423010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2186FF10" w14:textId="3283112A" w:rsidR="009C4661" w:rsidRDefault="003D434A" w:rsidP="009C4661">
      <w:pPr>
        <w:pStyle w:val="2"/>
        <w:numPr>
          <w:ilvl w:val="1"/>
          <w:numId w:val="2"/>
        </w:numPr>
        <w:tabs>
          <w:tab w:val="left" w:pos="576"/>
        </w:tabs>
        <w:adjustRightInd/>
        <w:snapToGrid/>
        <w:spacing w:before="260" w:after="260" w:line="413" w:lineRule="auto"/>
        <w:rPr>
          <w:rFonts w:eastAsia="仿宋_GB2312"/>
        </w:rPr>
      </w:pPr>
      <w:bookmarkStart w:id="83" w:name="_Toc139520867"/>
      <w:r>
        <w:rPr>
          <w:rFonts w:eastAsia="仿宋_GB2312" w:hint="eastAsia"/>
        </w:rPr>
        <w:t>人机交互</w:t>
      </w:r>
      <w:bookmarkEnd w:id="83"/>
    </w:p>
    <w:p w14:paraId="52F3C188" w14:textId="3DE40A12" w:rsidR="009C4661" w:rsidRDefault="00A41155" w:rsidP="009C4661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84" w:name="_Toc139520868"/>
      <w:r>
        <w:rPr>
          <w:rFonts w:hint="eastAsia"/>
        </w:rPr>
        <w:t>开关、按钮</w:t>
      </w:r>
      <w:bookmarkEnd w:id="84"/>
    </w:p>
    <w:p w14:paraId="6C546B80" w14:textId="77777777" w:rsidR="009C4661" w:rsidRPr="00CB63BA" w:rsidRDefault="009C4661" w:rsidP="009C4661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7DACF952" w14:textId="4A556BA7" w:rsidR="009C4661" w:rsidRPr="00FD07C4" w:rsidRDefault="00EF1C75" w:rsidP="009C4661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启动、复位、手自动等按钮</w:t>
      </w:r>
      <w:r w:rsidR="009C4661">
        <w:rPr>
          <w:rFonts w:ascii="宋体" w:hAnsi="宋体" w:hint="eastAsia"/>
        </w:rPr>
        <w:t>的</w:t>
      </w:r>
      <w:r>
        <w:rPr>
          <w:rFonts w:ascii="宋体" w:hAnsi="宋体" w:hint="eastAsia"/>
        </w:rPr>
        <w:t>信道</w:t>
      </w:r>
      <w:r w:rsidR="009C4661">
        <w:rPr>
          <w:rFonts w:ascii="宋体" w:hAnsi="宋体" w:hint="eastAsia"/>
        </w:rPr>
        <w:t>配置</w:t>
      </w:r>
    </w:p>
    <w:p w14:paraId="6FE5A750" w14:textId="3585ED65" w:rsidR="009C4661" w:rsidRDefault="009C4661" w:rsidP="009C4661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关联系统变量：</w:t>
      </w:r>
      <w:r w:rsidR="00A55498">
        <w:rPr>
          <w:rFonts w:ascii="宋体" w:hAnsi="宋体" w:hint="eastAsia"/>
        </w:rPr>
        <w:t>g</w:t>
      </w:r>
      <w:r w:rsidR="00A55498" w:rsidRPr="008C5996">
        <w:rPr>
          <w:rFonts w:ascii="宋体" w:hAnsi="宋体"/>
        </w:rPr>
        <w:t>_</w:t>
      </w:r>
      <w:r w:rsidR="00A55498">
        <w:rPr>
          <w:rFonts w:ascii="宋体" w:hAnsi="宋体"/>
        </w:rPr>
        <w:t>N</w:t>
      </w:r>
      <w:r w:rsidR="00A55498">
        <w:rPr>
          <w:rFonts w:ascii="宋体" w:hAnsi="宋体" w:hint="eastAsia"/>
        </w:rPr>
        <w:t>avi</w:t>
      </w:r>
      <w:r w:rsidR="00A55498">
        <w:rPr>
          <w:rFonts w:ascii="宋体" w:hAnsi="宋体"/>
        </w:rPr>
        <w:t>Contorl</w:t>
      </w:r>
    </w:p>
    <w:p w14:paraId="585090E3" w14:textId="77777777" w:rsidR="009C4661" w:rsidRDefault="009C4661" w:rsidP="009C4661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25D332CD" w14:textId="2072279C" w:rsidR="009C4661" w:rsidRDefault="00A41155" w:rsidP="009C4661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566655ED" wp14:editId="33A3FD5E">
            <wp:extent cx="5927090" cy="4201160"/>
            <wp:effectExtent l="0" t="0" r="0" b="8890"/>
            <wp:docPr id="112850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B040" w14:textId="77777777" w:rsidR="009C4661" w:rsidRDefault="009C4661" w:rsidP="009C4661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36DAC99A" w14:textId="77777777" w:rsidR="009C4661" w:rsidRDefault="009C4661" w:rsidP="009C4661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41DC1375" w14:textId="5C5D45E0" w:rsidR="00F74550" w:rsidRDefault="00F74550" w:rsidP="00F74550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85" w:name="_Toc139520869"/>
      <w:r>
        <w:rPr>
          <w:rFonts w:hint="eastAsia"/>
        </w:rPr>
        <w:t>手操器</w:t>
      </w:r>
      <w:bookmarkEnd w:id="85"/>
    </w:p>
    <w:p w14:paraId="32E34C44" w14:textId="77777777" w:rsidR="00F74550" w:rsidRPr="00CB63BA" w:rsidRDefault="00F74550" w:rsidP="00F74550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54F1A199" w14:textId="52449778" w:rsidR="00F74550" w:rsidRPr="00FD07C4" w:rsidRDefault="00E85FFA" w:rsidP="00F74550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手操器型号、通讯站号的配置</w:t>
      </w:r>
    </w:p>
    <w:p w14:paraId="54D13CB4" w14:textId="75556885" w:rsidR="00F74550" w:rsidRDefault="00F74550" w:rsidP="00F74550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关联系统变量：g</w:t>
      </w:r>
      <w:r w:rsidRPr="008C5996">
        <w:rPr>
          <w:rFonts w:ascii="宋体" w:hAnsi="宋体"/>
        </w:rPr>
        <w:t>_</w:t>
      </w:r>
      <w:r w:rsidR="00E85FFA">
        <w:rPr>
          <w:rFonts w:ascii="宋体" w:hAnsi="宋体"/>
        </w:rPr>
        <w:t>N</w:t>
      </w:r>
      <w:r w:rsidR="00E85FFA">
        <w:rPr>
          <w:rFonts w:ascii="宋体" w:hAnsi="宋体" w:hint="eastAsia"/>
        </w:rPr>
        <w:t>avi</w:t>
      </w:r>
      <w:r w:rsidR="00E85FFA">
        <w:rPr>
          <w:rFonts w:ascii="宋体" w:hAnsi="宋体"/>
        </w:rPr>
        <w:t>Contorl</w:t>
      </w:r>
      <w:r w:rsidR="00E85FFA">
        <w:rPr>
          <w:rFonts w:ascii="宋体" w:hAnsi="宋体" w:hint="eastAsia"/>
        </w:rPr>
        <w:t>、g</w:t>
      </w:r>
      <w:r w:rsidR="00E85FFA" w:rsidRPr="008C5996">
        <w:rPr>
          <w:rFonts w:ascii="宋体" w:hAnsi="宋体"/>
        </w:rPr>
        <w:t>_</w:t>
      </w:r>
      <w:r w:rsidR="00E85FFA">
        <w:rPr>
          <w:rFonts w:ascii="宋体" w:hAnsi="宋体"/>
        </w:rPr>
        <w:t>H</w:t>
      </w:r>
      <w:r w:rsidR="00E85FFA">
        <w:rPr>
          <w:rFonts w:ascii="宋体" w:hAnsi="宋体" w:hint="eastAsia"/>
        </w:rPr>
        <w:t>andle</w:t>
      </w:r>
      <w:r w:rsidR="00E85FFA">
        <w:rPr>
          <w:rFonts w:ascii="宋体" w:hAnsi="宋体"/>
        </w:rPr>
        <w:t>Contorl</w:t>
      </w:r>
      <w:r w:rsidR="00E85FFA">
        <w:rPr>
          <w:rFonts w:ascii="宋体" w:hAnsi="宋体" w:hint="eastAsia"/>
        </w:rPr>
        <w:t>、</w:t>
      </w:r>
    </w:p>
    <w:p w14:paraId="7A12A239" w14:textId="77777777" w:rsidR="00F74550" w:rsidRDefault="00F74550" w:rsidP="00F74550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37E666EF" w14:textId="5EBF95EA" w:rsidR="00F74550" w:rsidRDefault="00F74550" w:rsidP="00F74550">
      <w:pPr>
        <w:tabs>
          <w:tab w:val="left" w:pos="420"/>
        </w:tabs>
        <w:jc w:val="center"/>
        <w:rPr>
          <w:rFonts w:ascii="宋体" w:hAnsi="宋体"/>
          <w:b/>
        </w:rPr>
      </w:pPr>
    </w:p>
    <w:p w14:paraId="1D07ACFA" w14:textId="77777777" w:rsidR="00F74550" w:rsidRDefault="00F74550" w:rsidP="00F74550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4A83B79B" w14:textId="77777777" w:rsidR="00F74550" w:rsidRDefault="00F74550" w:rsidP="00F74550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06D8D9AB" w14:textId="517A53AE" w:rsidR="00F00CB9" w:rsidRDefault="00F00CB9" w:rsidP="00DD715C">
      <w:pPr>
        <w:tabs>
          <w:tab w:val="left" w:pos="420"/>
        </w:tabs>
        <w:rPr>
          <w:rFonts w:ascii="宋体" w:hAnsi="宋体"/>
          <w:b/>
        </w:rPr>
      </w:pPr>
    </w:p>
    <w:p w14:paraId="6EDC66F4" w14:textId="64D42EBF" w:rsidR="0046228C" w:rsidRDefault="0046228C" w:rsidP="0046228C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86" w:name="_Toc139520870"/>
      <w:r>
        <w:rPr>
          <w:rFonts w:hint="eastAsia"/>
        </w:rPr>
        <w:t>语音播报</w:t>
      </w:r>
      <w:r w:rsidR="009F1E52">
        <w:rPr>
          <w:rFonts w:hint="eastAsia"/>
        </w:rPr>
        <w:t>（暂不</w:t>
      </w:r>
      <w:r w:rsidR="00FC240A">
        <w:rPr>
          <w:rFonts w:hint="eastAsia"/>
        </w:rPr>
        <w:t>考虑</w:t>
      </w:r>
      <w:r w:rsidR="009F1E52">
        <w:rPr>
          <w:rFonts w:hint="eastAsia"/>
        </w:rPr>
        <w:t>，音频管理工具</w:t>
      </w:r>
      <w:r w:rsidR="00883A55">
        <w:rPr>
          <w:rFonts w:hint="eastAsia"/>
        </w:rPr>
        <w:t>实现</w:t>
      </w:r>
      <w:r w:rsidR="009F1E52">
        <w:rPr>
          <w:rFonts w:hint="eastAsia"/>
        </w:rPr>
        <w:t>）</w:t>
      </w:r>
      <w:bookmarkEnd w:id="86"/>
    </w:p>
    <w:p w14:paraId="18668E36" w14:textId="77777777" w:rsidR="0046228C" w:rsidRPr="00CB63BA" w:rsidRDefault="0046228C" w:rsidP="0046228C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5BC7C89C" w14:textId="7FF1805E" w:rsidR="0046228C" w:rsidRPr="00DD1DD3" w:rsidRDefault="00DD1DD3" w:rsidP="00DD1DD3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关联系统变量：g</w:t>
      </w:r>
      <w:r w:rsidRPr="008C5996">
        <w:rPr>
          <w:rFonts w:ascii="宋体" w:hAnsi="宋体"/>
        </w:rPr>
        <w:t>_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udio</w:t>
      </w:r>
      <w:r>
        <w:rPr>
          <w:rFonts w:ascii="宋体" w:hAnsi="宋体"/>
        </w:rPr>
        <w:t>V</w:t>
      </w:r>
      <w:r>
        <w:rPr>
          <w:rFonts w:ascii="宋体" w:hAnsi="宋体" w:hint="eastAsia"/>
        </w:rPr>
        <w:t>isual</w:t>
      </w:r>
    </w:p>
    <w:p w14:paraId="20D67154" w14:textId="441190EF" w:rsidR="0046228C" w:rsidRDefault="0046228C" w:rsidP="009F1E52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5DC6751C" w14:textId="77777777" w:rsidR="0046228C" w:rsidRDefault="0046228C" w:rsidP="0046228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2187ABF5" w14:textId="77777777" w:rsidR="0046228C" w:rsidRDefault="0046228C" w:rsidP="0046228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7B25A94A" w14:textId="77777777" w:rsidR="0046228C" w:rsidRDefault="0046228C" w:rsidP="00DD715C">
      <w:pPr>
        <w:tabs>
          <w:tab w:val="left" w:pos="420"/>
        </w:tabs>
        <w:rPr>
          <w:rFonts w:ascii="宋体" w:hAnsi="宋体"/>
          <w:b/>
        </w:rPr>
      </w:pPr>
    </w:p>
    <w:p w14:paraId="0157FDDB" w14:textId="01AF55B3" w:rsidR="000A315C" w:rsidRDefault="00C30813" w:rsidP="000A315C">
      <w:pPr>
        <w:pStyle w:val="2"/>
        <w:numPr>
          <w:ilvl w:val="1"/>
          <w:numId w:val="2"/>
        </w:numPr>
        <w:tabs>
          <w:tab w:val="left" w:pos="576"/>
        </w:tabs>
        <w:adjustRightInd/>
        <w:snapToGrid/>
        <w:spacing w:before="260" w:after="260" w:line="413" w:lineRule="auto"/>
        <w:rPr>
          <w:rFonts w:eastAsia="仿宋_GB2312"/>
        </w:rPr>
      </w:pPr>
      <w:bookmarkStart w:id="87" w:name="_Toc139520871"/>
      <w:r>
        <w:rPr>
          <w:rFonts w:eastAsia="仿宋_GB2312" w:hint="eastAsia"/>
        </w:rPr>
        <w:lastRenderedPageBreak/>
        <w:t>其他</w:t>
      </w:r>
      <w:r w:rsidR="00FB629F">
        <w:rPr>
          <w:rFonts w:eastAsia="仿宋_GB2312" w:hint="eastAsia"/>
        </w:rPr>
        <w:t>（暂</w:t>
      </w:r>
      <w:r w:rsidR="000318E9">
        <w:rPr>
          <w:rFonts w:eastAsia="仿宋_GB2312" w:hint="eastAsia"/>
        </w:rPr>
        <w:t>缓</w:t>
      </w:r>
      <w:r w:rsidR="00FB629F">
        <w:rPr>
          <w:rFonts w:eastAsia="仿宋_GB2312" w:hint="eastAsia"/>
        </w:rPr>
        <w:t>）</w:t>
      </w:r>
      <w:bookmarkEnd w:id="87"/>
    </w:p>
    <w:p w14:paraId="27B26DE3" w14:textId="757A4202" w:rsidR="000A315C" w:rsidRDefault="004C0D0E" w:rsidP="000A315C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88" w:name="_Toc139520872"/>
      <w:r>
        <w:rPr>
          <w:rFonts w:hint="eastAsia"/>
        </w:rPr>
        <w:t>设备管理</w:t>
      </w:r>
      <w:bookmarkEnd w:id="88"/>
    </w:p>
    <w:p w14:paraId="032E6135" w14:textId="77777777" w:rsidR="000A315C" w:rsidRPr="00CB63BA" w:rsidRDefault="000A315C" w:rsidP="000A315C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1B2C0586" w14:textId="454336D6" w:rsidR="000A315C" w:rsidRDefault="006B33C6" w:rsidP="000A315C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支持设备组和关联逻辑的编辑，比如两个行走驱动器任一故障时，底盘限制运动。</w:t>
      </w:r>
    </w:p>
    <w:p w14:paraId="02DCA988" w14:textId="77777777" w:rsidR="000A315C" w:rsidRDefault="000A315C" w:rsidP="000A315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666078F2" w14:textId="21C87669" w:rsidR="000A315C" w:rsidRDefault="00925614" w:rsidP="000A315C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22735D82" wp14:editId="4E04B7B8">
            <wp:extent cx="5927090" cy="4212590"/>
            <wp:effectExtent l="0" t="0" r="0" b="0"/>
            <wp:docPr id="979918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18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B665" w14:textId="77777777" w:rsidR="000A315C" w:rsidRDefault="000A315C" w:rsidP="000A315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68BE04A6" w14:textId="77777777" w:rsidR="000A315C" w:rsidRDefault="000A315C" w:rsidP="000A315C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162AC1C2" w14:textId="77777777" w:rsidR="000A315C" w:rsidRDefault="000A315C" w:rsidP="00DD715C">
      <w:pPr>
        <w:tabs>
          <w:tab w:val="left" w:pos="420"/>
        </w:tabs>
        <w:rPr>
          <w:rFonts w:ascii="宋体" w:hAnsi="宋体"/>
          <w:b/>
        </w:rPr>
      </w:pPr>
    </w:p>
    <w:p w14:paraId="47A9BB48" w14:textId="7342C076" w:rsidR="00184DC3" w:rsidRDefault="00A53E9F" w:rsidP="00184DC3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89" w:name="_Toc139520873"/>
      <w:r>
        <w:rPr>
          <w:rFonts w:hint="eastAsia"/>
        </w:rPr>
        <w:t>电池管理</w:t>
      </w:r>
      <w:bookmarkEnd w:id="89"/>
    </w:p>
    <w:p w14:paraId="5582A414" w14:textId="77777777" w:rsidR="00184DC3" w:rsidRPr="00CB63BA" w:rsidRDefault="00184DC3" w:rsidP="00184DC3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3DD78929" w14:textId="2EDD00F1" w:rsidR="00184DC3" w:rsidRDefault="00A53E9F" w:rsidP="00184DC3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电池</w:t>
      </w:r>
      <w:r w:rsidR="003874CC">
        <w:rPr>
          <w:rFonts w:ascii="宋体" w:hAnsi="宋体" w:hint="eastAsia"/>
        </w:rPr>
        <w:t>B</w:t>
      </w:r>
      <w:r w:rsidR="003874CC">
        <w:rPr>
          <w:rFonts w:ascii="宋体" w:hAnsi="宋体"/>
        </w:rPr>
        <w:t>MS</w:t>
      </w:r>
      <w:r w:rsidR="003874CC">
        <w:rPr>
          <w:rFonts w:ascii="宋体" w:hAnsi="宋体" w:hint="eastAsia"/>
        </w:rPr>
        <w:t>的通讯选择</w:t>
      </w:r>
    </w:p>
    <w:p w14:paraId="30C4BAAA" w14:textId="3495D386" w:rsidR="003874CC" w:rsidRDefault="003874CC" w:rsidP="00184DC3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充电的控制配置</w:t>
      </w:r>
    </w:p>
    <w:p w14:paraId="10B5C0D1" w14:textId="77777777" w:rsidR="00184DC3" w:rsidRDefault="00184DC3" w:rsidP="00184DC3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27B2BA04" w14:textId="283655B8" w:rsidR="00184DC3" w:rsidRDefault="00A53E9F" w:rsidP="00184DC3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47833688" wp14:editId="4279E227">
            <wp:extent cx="5927090" cy="4217035"/>
            <wp:effectExtent l="0" t="0" r="0" b="0"/>
            <wp:docPr id="708836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36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5C0" w14:textId="63B9538E" w:rsidR="00184DC3" w:rsidRDefault="00184DC3" w:rsidP="00184DC3">
      <w:pPr>
        <w:tabs>
          <w:tab w:val="left" w:pos="420"/>
        </w:tabs>
        <w:rPr>
          <w:ins w:id="90" w:author="Wang Huncho" w:date="2023-07-07T14:12:00Z"/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  <w:ins w:id="91" w:author="Wang Huncho" w:date="2023-07-07T14:12:00Z">
        <w:r w:rsidR="00D93D20">
          <w:rPr>
            <w:rFonts w:ascii="宋体" w:hAnsi="宋体" w:hint="eastAsia"/>
            <w:b/>
          </w:rPr>
          <w:t>瑞博特、中深动力、泰坦、科聪</w:t>
        </w:r>
        <w:r w:rsidR="003D744F">
          <w:rPr>
            <w:rFonts w:ascii="宋体" w:hAnsi="宋体" w:hint="eastAsia"/>
            <w:b/>
          </w:rPr>
          <w:t>、</w:t>
        </w:r>
      </w:ins>
      <w:ins w:id="92" w:author="Wang Huncho" w:date="2023-07-07T14:13:00Z">
        <w:r w:rsidR="003D744F">
          <w:rPr>
            <w:rFonts w:ascii="宋体" w:hAnsi="宋体" w:hint="eastAsia"/>
            <w:b/>
          </w:rPr>
          <w:t>找市场部确认</w:t>
        </w:r>
      </w:ins>
    </w:p>
    <w:p w14:paraId="49991C86" w14:textId="77777777" w:rsidR="00D93D20" w:rsidRDefault="00D93D20" w:rsidP="00184DC3">
      <w:pPr>
        <w:tabs>
          <w:tab w:val="left" w:pos="420"/>
        </w:tabs>
        <w:rPr>
          <w:rFonts w:ascii="宋体" w:hAnsi="宋体" w:hint="eastAsia"/>
          <w:b/>
        </w:rPr>
      </w:pPr>
    </w:p>
    <w:p w14:paraId="4DF8B65D" w14:textId="77777777" w:rsidR="00184DC3" w:rsidRDefault="00184DC3" w:rsidP="00184DC3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6BF596DE" w14:textId="77777777" w:rsidR="00184DC3" w:rsidRDefault="00184DC3" w:rsidP="00DD715C">
      <w:pPr>
        <w:tabs>
          <w:tab w:val="left" w:pos="420"/>
        </w:tabs>
        <w:rPr>
          <w:rFonts w:ascii="宋体" w:hAnsi="宋体"/>
          <w:b/>
        </w:rPr>
      </w:pPr>
    </w:p>
    <w:p w14:paraId="246955E7" w14:textId="77777777" w:rsidR="001E46F7" w:rsidRDefault="001E46F7" w:rsidP="00DD715C">
      <w:pPr>
        <w:tabs>
          <w:tab w:val="left" w:pos="420"/>
        </w:tabs>
        <w:rPr>
          <w:rFonts w:ascii="宋体" w:hAnsi="宋体"/>
          <w:b/>
        </w:rPr>
      </w:pPr>
    </w:p>
    <w:p w14:paraId="7F4DB17C" w14:textId="4BC89B7D" w:rsidR="001E46F7" w:rsidRDefault="00F745BB" w:rsidP="001E46F7">
      <w:pPr>
        <w:pStyle w:val="2"/>
        <w:numPr>
          <w:ilvl w:val="1"/>
          <w:numId w:val="2"/>
        </w:numPr>
        <w:tabs>
          <w:tab w:val="left" w:pos="576"/>
        </w:tabs>
        <w:adjustRightInd/>
        <w:snapToGrid/>
        <w:spacing w:before="260" w:after="260" w:line="413" w:lineRule="auto"/>
        <w:rPr>
          <w:rFonts w:eastAsia="仿宋_GB2312"/>
        </w:rPr>
      </w:pPr>
      <w:bookmarkStart w:id="93" w:name="_Toc139520874"/>
      <w:r>
        <w:rPr>
          <w:rFonts w:eastAsia="仿宋_GB2312" w:hint="eastAsia"/>
        </w:rPr>
        <w:t>完成</w:t>
      </w:r>
      <w:bookmarkEnd w:id="93"/>
    </w:p>
    <w:p w14:paraId="629ECC12" w14:textId="5966366A" w:rsidR="001E46F7" w:rsidRDefault="00536498" w:rsidP="001E46F7">
      <w:pPr>
        <w:pStyle w:val="3"/>
        <w:numPr>
          <w:ilvl w:val="2"/>
          <w:numId w:val="2"/>
        </w:numPr>
        <w:tabs>
          <w:tab w:val="left" w:pos="720"/>
        </w:tabs>
        <w:adjustRightInd/>
        <w:snapToGrid/>
        <w:spacing w:before="260" w:after="260" w:line="413" w:lineRule="auto"/>
        <w:ind w:left="720" w:hanging="720"/>
      </w:pPr>
      <w:bookmarkStart w:id="94" w:name="_Toc139520875"/>
      <w:r>
        <w:rPr>
          <w:rFonts w:hint="eastAsia"/>
        </w:rPr>
        <w:t>一键生成</w:t>
      </w:r>
      <w:bookmarkEnd w:id="94"/>
    </w:p>
    <w:p w14:paraId="0107A948" w14:textId="77777777" w:rsidR="001E46F7" w:rsidRPr="00CB63BA" w:rsidRDefault="001E46F7" w:rsidP="001E46F7">
      <w:pPr>
        <w:tabs>
          <w:tab w:val="left" w:pos="420"/>
        </w:tabs>
        <w:rPr>
          <w:rFonts w:ascii="宋体" w:hAnsi="宋体"/>
          <w:b/>
        </w:rPr>
      </w:pPr>
      <w:r>
        <w:rPr>
          <w:rFonts w:ascii="宋体" w:hAnsi="宋体"/>
          <w:b/>
        </w:rPr>
        <w:tab/>
      </w:r>
      <w:r w:rsidRPr="0081469D">
        <w:rPr>
          <w:rFonts w:ascii="宋体" w:hAnsi="宋体" w:hint="eastAsia"/>
          <w:bCs/>
        </w:rPr>
        <w:t>1)</w:t>
      </w:r>
      <w:r>
        <w:rPr>
          <w:rFonts w:ascii="宋体" w:hAnsi="宋体" w:hint="eastAsia"/>
          <w:b/>
        </w:rPr>
        <w:t>功能描述：</w:t>
      </w:r>
    </w:p>
    <w:p w14:paraId="1DF5E15C" w14:textId="50580119" w:rsidR="001E46F7" w:rsidRDefault="00F745BB" w:rsidP="001E46F7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检查参数是否正确，包括但不限于通讯站号是否重复、D</w:t>
      </w:r>
      <w:r>
        <w:rPr>
          <w:rFonts w:ascii="宋体" w:hAnsi="宋体"/>
        </w:rPr>
        <w:t>I</w:t>
      </w:r>
      <w:r>
        <w:rPr>
          <w:rFonts w:ascii="宋体" w:hAnsi="宋体" w:hint="eastAsia"/>
        </w:rPr>
        <w:t>是否重复，支持提示和引导到配置位置；</w:t>
      </w:r>
    </w:p>
    <w:p w14:paraId="33F08CA8" w14:textId="188F9DC1" w:rsidR="00F745BB" w:rsidRDefault="00F745BB" w:rsidP="001E46F7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检查通过后自动生成组态，否则报警，等待再次检查；</w:t>
      </w:r>
    </w:p>
    <w:p w14:paraId="1B73046A" w14:textId="0582E997" w:rsidR="00F745BB" w:rsidRDefault="00F745BB" w:rsidP="001E46F7">
      <w:pPr>
        <w:pStyle w:val="ad"/>
        <w:numPr>
          <w:ilvl w:val="0"/>
          <w:numId w:val="27"/>
        </w:numPr>
        <w:tabs>
          <w:tab w:val="left" w:pos="420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组态生成过程中需要有进度显示；</w:t>
      </w:r>
    </w:p>
    <w:p w14:paraId="7CD354B8" w14:textId="77777777" w:rsidR="001E46F7" w:rsidRDefault="001E46F7" w:rsidP="001E46F7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</w:r>
      <w:r w:rsidRPr="0081469D">
        <w:rPr>
          <w:rFonts w:ascii="宋体" w:hAnsi="宋体" w:hint="eastAsia"/>
          <w:bCs/>
        </w:rPr>
        <w:t>2</w:t>
      </w:r>
      <w:r w:rsidRPr="0081469D">
        <w:rPr>
          <w:rFonts w:ascii="宋体" w:hAnsi="宋体"/>
          <w:bCs/>
        </w:rPr>
        <w:t>)</w:t>
      </w:r>
      <w:r>
        <w:rPr>
          <w:rFonts w:ascii="宋体" w:hAnsi="宋体" w:hint="eastAsia"/>
          <w:b/>
        </w:rPr>
        <w:t>界面定义</w:t>
      </w:r>
      <w:r w:rsidRPr="00C45BEA">
        <w:rPr>
          <w:rFonts w:ascii="宋体" w:hAnsi="宋体" w:hint="eastAsia"/>
          <w:b/>
        </w:rPr>
        <w:t>：</w:t>
      </w:r>
    </w:p>
    <w:p w14:paraId="52661B6E" w14:textId="14856B1B" w:rsidR="001E46F7" w:rsidRDefault="00F745BB" w:rsidP="001E46F7">
      <w:pPr>
        <w:tabs>
          <w:tab w:val="left" w:pos="420"/>
        </w:tabs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5D6AADA5" wp14:editId="5E7B5DF0">
            <wp:extent cx="5927090" cy="4197350"/>
            <wp:effectExtent l="0" t="0" r="0" b="0"/>
            <wp:docPr id="198869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92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2181" w14:textId="77777777" w:rsidR="001E46F7" w:rsidRDefault="001E46F7" w:rsidP="001E46F7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3)</w:t>
      </w:r>
      <w:r w:rsidRPr="00C45BEA">
        <w:rPr>
          <w:rFonts w:ascii="宋体" w:hAnsi="宋体" w:hint="eastAsia"/>
          <w:b/>
        </w:rPr>
        <w:t>需求约束：</w:t>
      </w:r>
    </w:p>
    <w:p w14:paraId="080D23D7" w14:textId="77777777" w:rsidR="001E46F7" w:rsidRDefault="001E46F7" w:rsidP="001E46F7">
      <w:pPr>
        <w:tabs>
          <w:tab w:val="left" w:pos="420"/>
        </w:tabs>
        <w:rPr>
          <w:rFonts w:ascii="宋体" w:hAnsi="宋体"/>
          <w:b/>
        </w:rPr>
      </w:pPr>
      <w:r w:rsidRPr="0081469D">
        <w:rPr>
          <w:rFonts w:ascii="宋体" w:hAnsi="宋体"/>
          <w:bCs/>
        </w:rPr>
        <w:tab/>
        <w:t>4)</w:t>
      </w:r>
      <w:r>
        <w:rPr>
          <w:rFonts w:ascii="宋体" w:hAnsi="宋体" w:hint="eastAsia"/>
          <w:b/>
        </w:rPr>
        <w:t>其他说明：</w:t>
      </w:r>
    </w:p>
    <w:p w14:paraId="7451C05D" w14:textId="77777777" w:rsidR="001E46F7" w:rsidRDefault="001E46F7" w:rsidP="00DD715C">
      <w:pPr>
        <w:tabs>
          <w:tab w:val="left" w:pos="420"/>
        </w:tabs>
        <w:rPr>
          <w:rFonts w:ascii="宋体" w:hAnsi="宋体"/>
          <w:b/>
        </w:rPr>
      </w:pPr>
    </w:p>
    <w:p w14:paraId="498FFE4A" w14:textId="5C1E613E" w:rsidR="001E46F7" w:rsidRPr="00625F3C" w:rsidRDefault="001E46F7" w:rsidP="00DD715C">
      <w:pPr>
        <w:tabs>
          <w:tab w:val="left" w:pos="420"/>
        </w:tabs>
        <w:rPr>
          <w:rFonts w:ascii="宋体" w:hAnsi="宋体"/>
          <w:b/>
        </w:rPr>
      </w:pPr>
    </w:p>
    <w:sectPr w:rsidR="001E46F7" w:rsidRPr="00625F3C" w:rsidSect="00AB5806">
      <w:headerReference w:type="default" r:id="rId21"/>
      <w:footerReference w:type="default" r:id="rId22"/>
      <w:pgSz w:w="11906" w:h="16838"/>
      <w:pgMar w:top="1247" w:right="1286" w:bottom="1247" w:left="1286" w:header="283" w:footer="283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4721A" w14:textId="77777777" w:rsidR="00C0629B" w:rsidRDefault="00C0629B">
      <w:r>
        <w:separator/>
      </w:r>
    </w:p>
  </w:endnote>
  <w:endnote w:type="continuationSeparator" w:id="0">
    <w:p w14:paraId="40248E31" w14:textId="77777777" w:rsidR="00C0629B" w:rsidRDefault="00C06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仿宋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7025427"/>
      <w:docPartObj>
        <w:docPartGallery w:val="Page Numbers (Bottom of Page)"/>
        <w:docPartUnique/>
      </w:docPartObj>
    </w:sdtPr>
    <w:sdtContent>
      <w:p w14:paraId="14172113" w14:textId="77777777" w:rsidR="00AB5806" w:rsidRDefault="00AB580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07EB" w:rsidRPr="00A607EB">
          <w:rPr>
            <w:noProof/>
            <w:lang w:val="zh-CN"/>
          </w:rPr>
          <w:t>8</w:t>
        </w:r>
        <w:r>
          <w:fldChar w:fldCharType="end"/>
        </w:r>
      </w:p>
    </w:sdtContent>
  </w:sdt>
  <w:p w14:paraId="565C8BB3" w14:textId="77777777" w:rsidR="00CB1C6F" w:rsidRDefault="00CB1C6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701FF" w14:textId="77777777" w:rsidR="00C0629B" w:rsidRDefault="00C0629B">
      <w:r>
        <w:separator/>
      </w:r>
    </w:p>
  </w:footnote>
  <w:footnote w:type="continuationSeparator" w:id="0">
    <w:p w14:paraId="12C11871" w14:textId="77777777" w:rsidR="00C0629B" w:rsidRDefault="00C062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EEB89" w14:textId="4F18CA47" w:rsidR="00CB1C6F" w:rsidRPr="009974D1" w:rsidRDefault="00CB1C6F" w:rsidP="009974D1">
    <w:pPr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8068C7" wp14:editId="1F409255">
              <wp:simplePos x="0" y="0"/>
              <wp:positionH relativeFrom="column">
                <wp:posOffset>-113030</wp:posOffset>
              </wp:positionH>
              <wp:positionV relativeFrom="paragraph">
                <wp:posOffset>-120015</wp:posOffset>
              </wp:positionV>
              <wp:extent cx="1438275" cy="514350"/>
              <wp:effectExtent l="1270" t="381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38275" cy="514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2ADF25C3" w14:textId="77777777" w:rsidR="00CB1C6F" w:rsidRDefault="00CB1C6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E8068C7" id="Rectangle 1" o:spid="_x0000_s1026" style="position:absolute;left:0;text-align:left;margin-left:-8.9pt;margin-top:-9.45pt;width:113.2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" stroked="f">
              <v:textbox>
                <w:txbxContent>
                  <w:p w14:paraId="2ADF25C3" w14:textId="77777777" w:rsidR="00CB1C6F" w:rsidRDefault="00CB1C6F"/>
                </w:txbxContent>
              </v:textbox>
            </v:rect>
          </w:pict>
        </mc:Fallback>
      </mc:AlternateContent>
    </w:r>
    <w:r w:rsidR="00AB5806" w:rsidRPr="00F20840">
      <w:rPr>
        <w:noProof/>
      </w:rPr>
      <w:drawing>
        <wp:anchor distT="0" distB="0" distL="114300" distR="114300" simplePos="0" relativeHeight="251661312" behindDoc="0" locked="0" layoutInCell="1" allowOverlap="1" wp14:anchorId="0B3A7A0F" wp14:editId="5D69473F">
          <wp:simplePos x="0" y="0"/>
          <wp:positionH relativeFrom="column">
            <wp:posOffset>4787325</wp:posOffset>
          </wp:positionH>
          <wp:positionV relativeFrom="paragraph">
            <wp:posOffset>58480</wp:posOffset>
          </wp:positionV>
          <wp:extent cx="1112520" cy="415290"/>
          <wp:effectExtent l="0" t="0" r="0" b="0"/>
          <wp:wrapSquare wrapText="bothSides"/>
          <wp:docPr id="23" name="图片 23" descr="C:\Users\Admin\AppData\Local\Temp\WeChat Files\a9f2e1ea4197740de3720641422c2b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\AppData\Local\Temp\WeChat Files\a9f2e1ea4197740de3720641422c2b8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2520" cy="415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  <w:rPr>
        <w:rFonts w:hint="default"/>
        <w:b/>
        <w:i w:val="0"/>
        <w:sz w:val="36"/>
      </w:rPr>
    </w:lvl>
    <w:lvl w:ilvl="1">
      <w:start w:val="1"/>
      <w:numFmt w:val="decimal"/>
      <w:isLgl/>
      <w:suff w:val="nothing"/>
      <w:lvlText w:val="%2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</w:rPr>
    </w:lvl>
    <w:lvl w:ilvl="2">
      <w:start w:val="1"/>
      <w:numFmt w:val="decimal"/>
      <w:isLgl/>
      <w:suff w:val="nothing"/>
      <w:lvlText w:val="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1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chineseCountingThousand"/>
      <w:pStyle w:val="1"/>
      <w:lvlText w:val="%1、"/>
      <w:lvlJc w:val="left"/>
      <w:pPr>
        <w:tabs>
          <w:tab w:val="left" w:pos="420"/>
        </w:tabs>
        <w:ind w:left="420" w:hanging="420"/>
      </w:pPr>
      <w:rPr>
        <w:rFonts w:hint="default"/>
        <w:b/>
        <w:i w:val="0"/>
        <w:sz w:val="36"/>
      </w:rPr>
    </w:lvl>
    <w:lvl w:ilvl="1">
      <w:start w:val="1"/>
      <w:numFmt w:val="decimal"/>
      <w:isLgl/>
      <w:suff w:val="nothing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</w:rPr>
    </w:lvl>
    <w:lvl w:ilvl="2">
      <w:start w:val="1"/>
      <w:numFmt w:val="decimal"/>
      <w:isLgl/>
      <w:suff w:val="nothing"/>
      <w:lvlText w:val="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1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26C0CFD"/>
    <w:multiLevelType w:val="multilevel"/>
    <w:tmpl w:val="41535077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3866811"/>
    <w:multiLevelType w:val="multilevel"/>
    <w:tmpl w:val="107E58FF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08B35FD9"/>
    <w:multiLevelType w:val="hybridMultilevel"/>
    <w:tmpl w:val="919464BA"/>
    <w:lvl w:ilvl="0" w:tplc="5194F7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7E58FF"/>
    <w:multiLevelType w:val="multilevel"/>
    <w:tmpl w:val="107E58FF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1E1E0C3B"/>
    <w:multiLevelType w:val="multilevel"/>
    <w:tmpl w:val="41535077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1FFF3067"/>
    <w:multiLevelType w:val="hybridMultilevel"/>
    <w:tmpl w:val="429821D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23576B08"/>
    <w:multiLevelType w:val="hybridMultilevel"/>
    <w:tmpl w:val="BC5A425E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9" w15:restartNumberingAfterBreak="0">
    <w:nsid w:val="28562854"/>
    <w:multiLevelType w:val="singleLevel"/>
    <w:tmpl w:val="59CF038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2C3110CA"/>
    <w:multiLevelType w:val="multilevel"/>
    <w:tmpl w:val="2C3110CA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 w15:restartNumberingAfterBreak="0">
    <w:nsid w:val="31A36900"/>
    <w:multiLevelType w:val="multilevel"/>
    <w:tmpl w:val="107E58FF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33F33B53"/>
    <w:multiLevelType w:val="hybridMultilevel"/>
    <w:tmpl w:val="628C1C5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3" w15:restartNumberingAfterBreak="0">
    <w:nsid w:val="364C4696"/>
    <w:multiLevelType w:val="multilevel"/>
    <w:tmpl w:val="364C4696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 w15:restartNumberingAfterBreak="0">
    <w:nsid w:val="38490FC3"/>
    <w:multiLevelType w:val="hybridMultilevel"/>
    <w:tmpl w:val="AE72DD08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15" w15:restartNumberingAfterBreak="0">
    <w:nsid w:val="39FE173C"/>
    <w:multiLevelType w:val="hybridMultilevel"/>
    <w:tmpl w:val="0526C330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16" w15:restartNumberingAfterBreak="0">
    <w:nsid w:val="3D122D3D"/>
    <w:multiLevelType w:val="multilevel"/>
    <w:tmpl w:val="3D122D3D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4067028E"/>
    <w:multiLevelType w:val="hybridMultilevel"/>
    <w:tmpl w:val="7FF2DA5E"/>
    <w:lvl w:ilvl="0" w:tplc="7F8A5864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0DB58C5"/>
    <w:multiLevelType w:val="hybridMultilevel"/>
    <w:tmpl w:val="9CD4FB3E"/>
    <w:lvl w:ilvl="0" w:tplc="04090009">
      <w:start w:val="1"/>
      <w:numFmt w:val="bullet"/>
      <w:lvlText w:val="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9" w15:restartNumberingAfterBreak="0">
    <w:nsid w:val="41535077"/>
    <w:multiLevelType w:val="multilevel"/>
    <w:tmpl w:val="41535077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" w15:restartNumberingAfterBreak="0">
    <w:nsid w:val="44AB05CF"/>
    <w:multiLevelType w:val="hybridMultilevel"/>
    <w:tmpl w:val="FDE03EB6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21" w15:restartNumberingAfterBreak="0">
    <w:nsid w:val="498AEB1D"/>
    <w:multiLevelType w:val="multilevel"/>
    <w:tmpl w:val="498AEB1D"/>
    <w:lvl w:ilvl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  <w:rPr>
        <w:rFonts w:hint="default"/>
        <w:b/>
        <w:i w:val="0"/>
        <w:sz w:val="36"/>
      </w:rPr>
    </w:lvl>
    <w:lvl w:ilvl="1">
      <w:start w:val="1"/>
      <w:numFmt w:val="decimal"/>
      <w:isLgl/>
      <w:suff w:val="nothing"/>
      <w:lvlText w:val="%2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</w:rPr>
    </w:lvl>
    <w:lvl w:ilvl="2">
      <w:start w:val="1"/>
      <w:numFmt w:val="decimal"/>
      <w:isLgl/>
      <w:suff w:val="nothing"/>
      <w:lvlText w:val="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1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2" w15:restartNumberingAfterBreak="0">
    <w:nsid w:val="4A945785"/>
    <w:multiLevelType w:val="multilevel"/>
    <w:tmpl w:val="107E58FF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4CB87CBB"/>
    <w:multiLevelType w:val="multilevel"/>
    <w:tmpl w:val="107E58FF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" w15:restartNumberingAfterBreak="0">
    <w:nsid w:val="4DBE25C4"/>
    <w:multiLevelType w:val="hybridMultilevel"/>
    <w:tmpl w:val="1A9297BE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5" w15:restartNumberingAfterBreak="0">
    <w:nsid w:val="50F64121"/>
    <w:multiLevelType w:val="multilevel"/>
    <w:tmpl w:val="41535077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6" w15:restartNumberingAfterBreak="0">
    <w:nsid w:val="53227958"/>
    <w:multiLevelType w:val="hybridMultilevel"/>
    <w:tmpl w:val="D08C094A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27" w15:restartNumberingAfterBreak="0">
    <w:nsid w:val="56623E88"/>
    <w:multiLevelType w:val="hybridMultilevel"/>
    <w:tmpl w:val="71CE5988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28" w15:restartNumberingAfterBreak="0">
    <w:nsid w:val="59CE11CC"/>
    <w:multiLevelType w:val="singleLevel"/>
    <w:tmpl w:val="59CE11C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9" w15:restartNumberingAfterBreak="0">
    <w:nsid w:val="59CE12C7"/>
    <w:multiLevelType w:val="singleLevel"/>
    <w:tmpl w:val="59CE12C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59CF0389"/>
    <w:multiLevelType w:val="singleLevel"/>
    <w:tmpl w:val="59CF038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5B75682B"/>
    <w:multiLevelType w:val="hybridMultilevel"/>
    <w:tmpl w:val="FFA866D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2" w15:restartNumberingAfterBreak="0">
    <w:nsid w:val="63F16E53"/>
    <w:multiLevelType w:val="singleLevel"/>
    <w:tmpl w:val="59CE11C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 w15:restartNumberingAfterBreak="0">
    <w:nsid w:val="64793597"/>
    <w:multiLevelType w:val="hybridMultilevel"/>
    <w:tmpl w:val="42725B36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4" w15:restartNumberingAfterBreak="0">
    <w:nsid w:val="6636756D"/>
    <w:multiLevelType w:val="multilevel"/>
    <w:tmpl w:val="41535077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5" w15:restartNumberingAfterBreak="0">
    <w:nsid w:val="67CF4118"/>
    <w:multiLevelType w:val="hybridMultilevel"/>
    <w:tmpl w:val="EF3EA992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36" w15:restartNumberingAfterBreak="0">
    <w:nsid w:val="6B6723F9"/>
    <w:multiLevelType w:val="multilevel"/>
    <w:tmpl w:val="6B6723F9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" w15:restartNumberingAfterBreak="0">
    <w:nsid w:val="78E66BD5"/>
    <w:multiLevelType w:val="hybridMultilevel"/>
    <w:tmpl w:val="3382525A"/>
    <w:lvl w:ilvl="0" w:tplc="04090009">
      <w:start w:val="1"/>
      <w:numFmt w:val="bullet"/>
      <w:lvlText w:val="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 w16cid:durableId="250358716">
    <w:abstractNumId w:val="1"/>
  </w:num>
  <w:num w:numId="2" w16cid:durableId="2057241513">
    <w:abstractNumId w:val="0"/>
  </w:num>
  <w:num w:numId="3" w16cid:durableId="741879015">
    <w:abstractNumId w:val="10"/>
  </w:num>
  <w:num w:numId="4" w16cid:durableId="1104419533">
    <w:abstractNumId w:val="13"/>
  </w:num>
  <w:num w:numId="5" w16cid:durableId="144779157">
    <w:abstractNumId w:val="19"/>
  </w:num>
  <w:num w:numId="6" w16cid:durableId="1496334584">
    <w:abstractNumId w:val="28"/>
  </w:num>
  <w:num w:numId="7" w16cid:durableId="102967805">
    <w:abstractNumId w:val="29"/>
  </w:num>
  <w:num w:numId="8" w16cid:durableId="1712991541">
    <w:abstractNumId w:val="16"/>
  </w:num>
  <w:num w:numId="9" w16cid:durableId="489097467">
    <w:abstractNumId w:val="36"/>
  </w:num>
  <w:num w:numId="10" w16cid:durableId="1436053793">
    <w:abstractNumId w:val="5"/>
  </w:num>
  <w:num w:numId="11" w16cid:durableId="1253002842">
    <w:abstractNumId w:val="30"/>
  </w:num>
  <w:num w:numId="12" w16cid:durableId="1027104880">
    <w:abstractNumId w:val="2"/>
  </w:num>
  <w:num w:numId="13" w16cid:durableId="1842308601">
    <w:abstractNumId w:val="25"/>
  </w:num>
  <w:num w:numId="14" w16cid:durableId="1709836296">
    <w:abstractNumId w:val="33"/>
  </w:num>
  <w:num w:numId="15" w16cid:durableId="630139088">
    <w:abstractNumId w:val="27"/>
  </w:num>
  <w:num w:numId="16" w16cid:durableId="361057578">
    <w:abstractNumId w:val="18"/>
  </w:num>
  <w:num w:numId="17" w16cid:durableId="1547251842">
    <w:abstractNumId w:val="12"/>
  </w:num>
  <w:num w:numId="18" w16cid:durableId="2069717384">
    <w:abstractNumId w:val="31"/>
  </w:num>
  <w:num w:numId="19" w16cid:durableId="442968406">
    <w:abstractNumId w:val="37"/>
  </w:num>
  <w:num w:numId="20" w16cid:durableId="548733382">
    <w:abstractNumId w:val="35"/>
  </w:num>
  <w:num w:numId="21" w16cid:durableId="592595510">
    <w:abstractNumId w:val="14"/>
  </w:num>
  <w:num w:numId="22" w16cid:durableId="2010139355">
    <w:abstractNumId w:val="21"/>
  </w:num>
  <w:num w:numId="23" w16cid:durableId="894583954">
    <w:abstractNumId w:val="9"/>
  </w:num>
  <w:num w:numId="24" w16cid:durableId="838621379">
    <w:abstractNumId w:val="26"/>
  </w:num>
  <w:num w:numId="25" w16cid:durableId="726758792">
    <w:abstractNumId w:val="8"/>
  </w:num>
  <w:num w:numId="26" w16cid:durableId="1271619731">
    <w:abstractNumId w:val="20"/>
  </w:num>
  <w:num w:numId="27" w16cid:durableId="870260399">
    <w:abstractNumId w:val="15"/>
  </w:num>
  <w:num w:numId="28" w16cid:durableId="289090697">
    <w:abstractNumId w:val="32"/>
  </w:num>
  <w:num w:numId="29" w16cid:durableId="1569537219">
    <w:abstractNumId w:val="3"/>
  </w:num>
  <w:num w:numId="30" w16cid:durableId="2146502296">
    <w:abstractNumId w:val="22"/>
  </w:num>
  <w:num w:numId="31" w16cid:durableId="1139108138">
    <w:abstractNumId w:val="23"/>
  </w:num>
  <w:num w:numId="32" w16cid:durableId="494613822">
    <w:abstractNumId w:val="11"/>
  </w:num>
  <w:num w:numId="33" w16cid:durableId="1154368156">
    <w:abstractNumId w:val="7"/>
  </w:num>
  <w:num w:numId="34" w16cid:durableId="1735545466">
    <w:abstractNumId w:val="24"/>
  </w:num>
  <w:num w:numId="35" w16cid:durableId="295989396">
    <w:abstractNumId w:val="4"/>
  </w:num>
  <w:num w:numId="36" w16cid:durableId="421609596">
    <w:abstractNumId w:val="34"/>
  </w:num>
  <w:num w:numId="37" w16cid:durableId="1914847995">
    <w:abstractNumId w:val="6"/>
  </w:num>
  <w:num w:numId="38" w16cid:durableId="934436080">
    <w:abstractNumId w:val="17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ng Huncho">
    <w15:presenceInfo w15:providerId="Windows Live" w15:userId="541c3fe123d1ea7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320"/>
    <w:rsid w:val="00000316"/>
    <w:rsid w:val="000026AC"/>
    <w:rsid w:val="00010BE1"/>
    <w:rsid w:val="00011B1A"/>
    <w:rsid w:val="00015B21"/>
    <w:rsid w:val="00015F75"/>
    <w:rsid w:val="000206FC"/>
    <w:rsid w:val="00026959"/>
    <w:rsid w:val="000318E9"/>
    <w:rsid w:val="000335CA"/>
    <w:rsid w:val="00050C88"/>
    <w:rsid w:val="00051B03"/>
    <w:rsid w:val="000522BF"/>
    <w:rsid w:val="000533D9"/>
    <w:rsid w:val="00056218"/>
    <w:rsid w:val="000618A9"/>
    <w:rsid w:val="00063A5A"/>
    <w:rsid w:val="00064EF5"/>
    <w:rsid w:val="00070043"/>
    <w:rsid w:val="0007084F"/>
    <w:rsid w:val="00070A90"/>
    <w:rsid w:val="0007577E"/>
    <w:rsid w:val="00081C81"/>
    <w:rsid w:val="00090923"/>
    <w:rsid w:val="000A315C"/>
    <w:rsid w:val="000A3EEE"/>
    <w:rsid w:val="000A65BC"/>
    <w:rsid w:val="000A7EA5"/>
    <w:rsid w:val="000B12B8"/>
    <w:rsid w:val="000B14C0"/>
    <w:rsid w:val="000B3B8F"/>
    <w:rsid w:val="000B71A2"/>
    <w:rsid w:val="000C3671"/>
    <w:rsid w:val="000D08CD"/>
    <w:rsid w:val="000D4A4B"/>
    <w:rsid w:val="000D610C"/>
    <w:rsid w:val="000D63ED"/>
    <w:rsid w:val="000D79FB"/>
    <w:rsid w:val="000E218C"/>
    <w:rsid w:val="000E2537"/>
    <w:rsid w:val="000E5979"/>
    <w:rsid w:val="000F127C"/>
    <w:rsid w:val="000F424B"/>
    <w:rsid w:val="000F5310"/>
    <w:rsid w:val="0010470F"/>
    <w:rsid w:val="001049F2"/>
    <w:rsid w:val="0011172F"/>
    <w:rsid w:val="00120AD7"/>
    <w:rsid w:val="001225D2"/>
    <w:rsid w:val="00122987"/>
    <w:rsid w:val="00122B4E"/>
    <w:rsid w:val="001241C3"/>
    <w:rsid w:val="00126A2D"/>
    <w:rsid w:val="00127253"/>
    <w:rsid w:val="00130BB9"/>
    <w:rsid w:val="001313BF"/>
    <w:rsid w:val="00131847"/>
    <w:rsid w:val="00134850"/>
    <w:rsid w:val="001403C3"/>
    <w:rsid w:val="001463FA"/>
    <w:rsid w:val="00154CAD"/>
    <w:rsid w:val="00157699"/>
    <w:rsid w:val="00162B88"/>
    <w:rsid w:val="00165372"/>
    <w:rsid w:val="00172604"/>
    <w:rsid w:val="001733EA"/>
    <w:rsid w:val="001765CC"/>
    <w:rsid w:val="00184DC3"/>
    <w:rsid w:val="001900C5"/>
    <w:rsid w:val="00195B24"/>
    <w:rsid w:val="001A1582"/>
    <w:rsid w:val="001A166D"/>
    <w:rsid w:val="001A2B29"/>
    <w:rsid w:val="001B400B"/>
    <w:rsid w:val="001B48CF"/>
    <w:rsid w:val="001B567C"/>
    <w:rsid w:val="001D156E"/>
    <w:rsid w:val="001D3E13"/>
    <w:rsid w:val="001D4516"/>
    <w:rsid w:val="001D7C33"/>
    <w:rsid w:val="001E149B"/>
    <w:rsid w:val="001E2358"/>
    <w:rsid w:val="001E46F7"/>
    <w:rsid w:val="001F1448"/>
    <w:rsid w:val="002004BE"/>
    <w:rsid w:val="002068C1"/>
    <w:rsid w:val="00210939"/>
    <w:rsid w:val="0021237B"/>
    <w:rsid w:val="00221474"/>
    <w:rsid w:val="0022444C"/>
    <w:rsid w:val="00224D0A"/>
    <w:rsid w:val="00235A41"/>
    <w:rsid w:val="0023775D"/>
    <w:rsid w:val="00243233"/>
    <w:rsid w:val="0024486C"/>
    <w:rsid w:val="002452A0"/>
    <w:rsid w:val="00247688"/>
    <w:rsid w:val="002531F2"/>
    <w:rsid w:val="002639D6"/>
    <w:rsid w:val="00265F61"/>
    <w:rsid w:val="00274F25"/>
    <w:rsid w:val="00275C55"/>
    <w:rsid w:val="002769C3"/>
    <w:rsid w:val="002917E5"/>
    <w:rsid w:val="00297274"/>
    <w:rsid w:val="002A0182"/>
    <w:rsid w:val="002A742E"/>
    <w:rsid w:val="002B0E7C"/>
    <w:rsid w:val="002B62D5"/>
    <w:rsid w:val="002B6B12"/>
    <w:rsid w:val="002C01D6"/>
    <w:rsid w:val="002C109D"/>
    <w:rsid w:val="002C1692"/>
    <w:rsid w:val="002C604D"/>
    <w:rsid w:val="002C6ACD"/>
    <w:rsid w:val="002D2C71"/>
    <w:rsid w:val="002D49FA"/>
    <w:rsid w:val="002D6299"/>
    <w:rsid w:val="002D69DF"/>
    <w:rsid w:val="002E6D69"/>
    <w:rsid w:val="00301D97"/>
    <w:rsid w:val="00301DF3"/>
    <w:rsid w:val="00303229"/>
    <w:rsid w:val="00310A45"/>
    <w:rsid w:val="00311051"/>
    <w:rsid w:val="00315368"/>
    <w:rsid w:val="00324478"/>
    <w:rsid w:val="00325F70"/>
    <w:rsid w:val="00330850"/>
    <w:rsid w:val="0033443C"/>
    <w:rsid w:val="003430CA"/>
    <w:rsid w:val="003475B8"/>
    <w:rsid w:val="00353454"/>
    <w:rsid w:val="00353946"/>
    <w:rsid w:val="00354388"/>
    <w:rsid w:val="003554A6"/>
    <w:rsid w:val="00357D21"/>
    <w:rsid w:val="0036075D"/>
    <w:rsid w:val="00366A36"/>
    <w:rsid w:val="00380F8C"/>
    <w:rsid w:val="0038573F"/>
    <w:rsid w:val="00385B86"/>
    <w:rsid w:val="003874CC"/>
    <w:rsid w:val="00390417"/>
    <w:rsid w:val="00390A09"/>
    <w:rsid w:val="0039375F"/>
    <w:rsid w:val="00395310"/>
    <w:rsid w:val="003A18D8"/>
    <w:rsid w:val="003B0878"/>
    <w:rsid w:val="003B1412"/>
    <w:rsid w:val="003B33D7"/>
    <w:rsid w:val="003B430C"/>
    <w:rsid w:val="003B6701"/>
    <w:rsid w:val="003B713D"/>
    <w:rsid w:val="003C14CA"/>
    <w:rsid w:val="003C1DCA"/>
    <w:rsid w:val="003C2B75"/>
    <w:rsid w:val="003C596D"/>
    <w:rsid w:val="003D0E77"/>
    <w:rsid w:val="003D434A"/>
    <w:rsid w:val="003D744F"/>
    <w:rsid w:val="003E0CD1"/>
    <w:rsid w:val="003E484D"/>
    <w:rsid w:val="003E64D9"/>
    <w:rsid w:val="003F1305"/>
    <w:rsid w:val="003F359A"/>
    <w:rsid w:val="00401955"/>
    <w:rsid w:val="00401C28"/>
    <w:rsid w:val="00401F46"/>
    <w:rsid w:val="0040379F"/>
    <w:rsid w:val="00403FBA"/>
    <w:rsid w:val="00406147"/>
    <w:rsid w:val="0040689B"/>
    <w:rsid w:val="00411969"/>
    <w:rsid w:val="00422CCE"/>
    <w:rsid w:val="00423010"/>
    <w:rsid w:val="00425066"/>
    <w:rsid w:val="00425FB0"/>
    <w:rsid w:val="004260DB"/>
    <w:rsid w:val="00433FC1"/>
    <w:rsid w:val="004346CD"/>
    <w:rsid w:val="00436CFE"/>
    <w:rsid w:val="004522AF"/>
    <w:rsid w:val="00452BEB"/>
    <w:rsid w:val="0046228C"/>
    <w:rsid w:val="00465106"/>
    <w:rsid w:val="00466D9B"/>
    <w:rsid w:val="00477035"/>
    <w:rsid w:val="004857E7"/>
    <w:rsid w:val="00486105"/>
    <w:rsid w:val="004875A2"/>
    <w:rsid w:val="00493729"/>
    <w:rsid w:val="0049374D"/>
    <w:rsid w:val="00494506"/>
    <w:rsid w:val="004945F9"/>
    <w:rsid w:val="0049623D"/>
    <w:rsid w:val="004A3A23"/>
    <w:rsid w:val="004A445B"/>
    <w:rsid w:val="004A64EC"/>
    <w:rsid w:val="004A6DF9"/>
    <w:rsid w:val="004B0898"/>
    <w:rsid w:val="004B50E8"/>
    <w:rsid w:val="004B62F2"/>
    <w:rsid w:val="004B6B74"/>
    <w:rsid w:val="004B76D8"/>
    <w:rsid w:val="004B7C7A"/>
    <w:rsid w:val="004C0D0E"/>
    <w:rsid w:val="004C4DD8"/>
    <w:rsid w:val="004C7302"/>
    <w:rsid w:val="004D5AA6"/>
    <w:rsid w:val="004D7BEE"/>
    <w:rsid w:val="004E325B"/>
    <w:rsid w:val="004E6626"/>
    <w:rsid w:val="004E77D8"/>
    <w:rsid w:val="004E7808"/>
    <w:rsid w:val="004F2BE1"/>
    <w:rsid w:val="004F37E6"/>
    <w:rsid w:val="004F3B56"/>
    <w:rsid w:val="004F4564"/>
    <w:rsid w:val="0050377F"/>
    <w:rsid w:val="00503973"/>
    <w:rsid w:val="005044F6"/>
    <w:rsid w:val="00505208"/>
    <w:rsid w:val="00512E39"/>
    <w:rsid w:val="00516808"/>
    <w:rsid w:val="00517EE7"/>
    <w:rsid w:val="00524861"/>
    <w:rsid w:val="00536498"/>
    <w:rsid w:val="00540FCB"/>
    <w:rsid w:val="005420FA"/>
    <w:rsid w:val="005460CD"/>
    <w:rsid w:val="00552006"/>
    <w:rsid w:val="00557EE0"/>
    <w:rsid w:val="005632ED"/>
    <w:rsid w:val="0056347E"/>
    <w:rsid w:val="00564A9C"/>
    <w:rsid w:val="0056762D"/>
    <w:rsid w:val="005742F8"/>
    <w:rsid w:val="0057549C"/>
    <w:rsid w:val="005816ED"/>
    <w:rsid w:val="00582B55"/>
    <w:rsid w:val="00582D00"/>
    <w:rsid w:val="005872F1"/>
    <w:rsid w:val="00597476"/>
    <w:rsid w:val="005A15C7"/>
    <w:rsid w:val="005A2978"/>
    <w:rsid w:val="005A58E5"/>
    <w:rsid w:val="005B04A9"/>
    <w:rsid w:val="005B0A1A"/>
    <w:rsid w:val="005B39AB"/>
    <w:rsid w:val="005B45C0"/>
    <w:rsid w:val="005B4C85"/>
    <w:rsid w:val="005C0B83"/>
    <w:rsid w:val="005C5FF9"/>
    <w:rsid w:val="005D19D1"/>
    <w:rsid w:val="005E044F"/>
    <w:rsid w:val="005F0561"/>
    <w:rsid w:val="005F5BE8"/>
    <w:rsid w:val="005F611D"/>
    <w:rsid w:val="00602183"/>
    <w:rsid w:val="00604A02"/>
    <w:rsid w:val="00605F20"/>
    <w:rsid w:val="00607011"/>
    <w:rsid w:val="006112B7"/>
    <w:rsid w:val="00611411"/>
    <w:rsid w:val="00611CA9"/>
    <w:rsid w:val="00621FD8"/>
    <w:rsid w:val="00625F3C"/>
    <w:rsid w:val="006273EC"/>
    <w:rsid w:val="006278F0"/>
    <w:rsid w:val="0063483C"/>
    <w:rsid w:val="00636ADE"/>
    <w:rsid w:val="00642E0D"/>
    <w:rsid w:val="0064396F"/>
    <w:rsid w:val="00644CF4"/>
    <w:rsid w:val="0065084E"/>
    <w:rsid w:val="00653FCC"/>
    <w:rsid w:val="00655C00"/>
    <w:rsid w:val="00656832"/>
    <w:rsid w:val="00657EF2"/>
    <w:rsid w:val="0066027F"/>
    <w:rsid w:val="00664697"/>
    <w:rsid w:val="00664F98"/>
    <w:rsid w:val="00670CF7"/>
    <w:rsid w:val="00671F00"/>
    <w:rsid w:val="00672AAE"/>
    <w:rsid w:val="00673E70"/>
    <w:rsid w:val="006761EA"/>
    <w:rsid w:val="0067645F"/>
    <w:rsid w:val="00681663"/>
    <w:rsid w:val="00684811"/>
    <w:rsid w:val="00686B90"/>
    <w:rsid w:val="00687919"/>
    <w:rsid w:val="006900F9"/>
    <w:rsid w:val="006923B2"/>
    <w:rsid w:val="00694268"/>
    <w:rsid w:val="006A4CB4"/>
    <w:rsid w:val="006B22FF"/>
    <w:rsid w:val="006B3159"/>
    <w:rsid w:val="006B33C6"/>
    <w:rsid w:val="006C2FAE"/>
    <w:rsid w:val="006C3437"/>
    <w:rsid w:val="006D00FF"/>
    <w:rsid w:val="006E5464"/>
    <w:rsid w:val="006E67B9"/>
    <w:rsid w:val="006F505E"/>
    <w:rsid w:val="0070028E"/>
    <w:rsid w:val="00701CB2"/>
    <w:rsid w:val="0070279C"/>
    <w:rsid w:val="00703F49"/>
    <w:rsid w:val="007128ED"/>
    <w:rsid w:val="00715256"/>
    <w:rsid w:val="00716A1E"/>
    <w:rsid w:val="00716B9F"/>
    <w:rsid w:val="00723F26"/>
    <w:rsid w:val="00727181"/>
    <w:rsid w:val="00733C1F"/>
    <w:rsid w:val="00742DAB"/>
    <w:rsid w:val="0074414D"/>
    <w:rsid w:val="00756603"/>
    <w:rsid w:val="00760D41"/>
    <w:rsid w:val="00766502"/>
    <w:rsid w:val="007674B8"/>
    <w:rsid w:val="00773F53"/>
    <w:rsid w:val="00776A01"/>
    <w:rsid w:val="00781043"/>
    <w:rsid w:val="00782812"/>
    <w:rsid w:val="0078468E"/>
    <w:rsid w:val="00784F07"/>
    <w:rsid w:val="007900E3"/>
    <w:rsid w:val="00794889"/>
    <w:rsid w:val="00795D8F"/>
    <w:rsid w:val="00797F0C"/>
    <w:rsid w:val="007A6077"/>
    <w:rsid w:val="007A636F"/>
    <w:rsid w:val="007B1069"/>
    <w:rsid w:val="007B5E5B"/>
    <w:rsid w:val="007B7C90"/>
    <w:rsid w:val="007D7588"/>
    <w:rsid w:val="007E15A4"/>
    <w:rsid w:val="007E70E6"/>
    <w:rsid w:val="007F02C7"/>
    <w:rsid w:val="00800178"/>
    <w:rsid w:val="008007B3"/>
    <w:rsid w:val="00802519"/>
    <w:rsid w:val="0081469D"/>
    <w:rsid w:val="00816508"/>
    <w:rsid w:val="00817E56"/>
    <w:rsid w:val="00820684"/>
    <w:rsid w:val="00820FB5"/>
    <w:rsid w:val="008332A2"/>
    <w:rsid w:val="00840622"/>
    <w:rsid w:val="00842698"/>
    <w:rsid w:val="00846381"/>
    <w:rsid w:val="0085217B"/>
    <w:rsid w:val="008575F6"/>
    <w:rsid w:val="008629C3"/>
    <w:rsid w:val="008655BD"/>
    <w:rsid w:val="00870143"/>
    <w:rsid w:val="00883763"/>
    <w:rsid w:val="00883A55"/>
    <w:rsid w:val="0088540A"/>
    <w:rsid w:val="008922E8"/>
    <w:rsid w:val="008939BE"/>
    <w:rsid w:val="008A726A"/>
    <w:rsid w:val="008B0248"/>
    <w:rsid w:val="008B2F47"/>
    <w:rsid w:val="008B3005"/>
    <w:rsid w:val="008B4D98"/>
    <w:rsid w:val="008B76FE"/>
    <w:rsid w:val="008C1241"/>
    <w:rsid w:val="008C5996"/>
    <w:rsid w:val="008D142A"/>
    <w:rsid w:val="008D39E2"/>
    <w:rsid w:val="008D4307"/>
    <w:rsid w:val="008E3CF8"/>
    <w:rsid w:val="008E4FAD"/>
    <w:rsid w:val="008E6309"/>
    <w:rsid w:val="008F41FE"/>
    <w:rsid w:val="00901D7A"/>
    <w:rsid w:val="00902104"/>
    <w:rsid w:val="00905B96"/>
    <w:rsid w:val="00905CD8"/>
    <w:rsid w:val="00910DB9"/>
    <w:rsid w:val="00914EFF"/>
    <w:rsid w:val="00916675"/>
    <w:rsid w:val="009169CE"/>
    <w:rsid w:val="00924D4C"/>
    <w:rsid w:val="00925614"/>
    <w:rsid w:val="00926FB2"/>
    <w:rsid w:val="00927D8B"/>
    <w:rsid w:val="00930838"/>
    <w:rsid w:val="00932863"/>
    <w:rsid w:val="00934C09"/>
    <w:rsid w:val="009406DD"/>
    <w:rsid w:val="0094104B"/>
    <w:rsid w:val="00943886"/>
    <w:rsid w:val="009556F1"/>
    <w:rsid w:val="00957204"/>
    <w:rsid w:val="00957AE8"/>
    <w:rsid w:val="0096038B"/>
    <w:rsid w:val="00960992"/>
    <w:rsid w:val="0096755A"/>
    <w:rsid w:val="00972981"/>
    <w:rsid w:val="00973A06"/>
    <w:rsid w:val="00973AF1"/>
    <w:rsid w:val="00982C28"/>
    <w:rsid w:val="00982E1A"/>
    <w:rsid w:val="00985FC0"/>
    <w:rsid w:val="00986A4D"/>
    <w:rsid w:val="00991875"/>
    <w:rsid w:val="0099516C"/>
    <w:rsid w:val="00995AC4"/>
    <w:rsid w:val="009974D1"/>
    <w:rsid w:val="009A3A63"/>
    <w:rsid w:val="009B1167"/>
    <w:rsid w:val="009B4E8C"/>
    <w:rsid w:val="009B4FC4"/>
    <w:rsid w:val="009B63DA"/>
    <w:rsid w:val="009C065C"/>
    <w:rsid w:val="009C24EF"/>
    <w:rsid w:val="009C4661"/>
    <w:rsid w:val="009D7791"/>
    <w:rsid w:val="009E3482"/>
    <w:rsid w:val="009E3C30"/>
    <w:rsid w:val="009E4144"/>
    <w:rsid w:val="009E538E"/>
    <w:rsid w:val="009F13A8"/>
    <w:rsid w:val="009F1E52"/>
    <w:rsid w:val="009F407D"/>
    <w:rsid w:val="009F47A7"/>
    <w:rsid w:val="00A062C6"/>
    <w:rsid w:val="00A119F6"/>
    <w:rsid w:val="00A11F44"/>
    <w:rsid w:val="00A150B7"/>
    <w:rsid w:val="00A152E3"/>
    <w:rsid w:val="00A22B21"/>
    <w:rsid w:val="00A2462B"/>
    <w:rsid w:val="00A26FFF"/>
    <w:rsid w:val="00A2782B"/>
    <w:rsid w:val="00A32FA4"/>
    <w:rsid w:val="00A41155"/>
    <w:rsid w:val="00A53E9F"/>
    <w:rsid w:val="00A54915"/>
    <w:rsid w:val="00A54E34"/>
    <w:rsid w:val="00A55498"/>
    <w:rsid w:val="00A555EA"/>
    <w:rsid w:val="00A601CC"/>
    <w:rsid w:val="00A607EB"/>
    <w:rsid w:val="00A6240E"/>
    <w:rsid w:val="00A6467D"/>
    <w:rsid w:val="00A648EC"/>
    <w:rsid w:val="00A67908"/>
    <w:rsid w:val="00A74E5A"/>
    <w:rsid w:val="00A833A0"/>
    <w:rsid w:val="00A90771"/>
    <w:rsid w:val="00A915E1"/>
    <w:rsid w:val="00A92E76"/>
    <w:rsid w:val="00A93EB1"/>
    <w:rsid w:val="00A972C2"/>
    <w:rsid w:val="00A97FE3"/>
    <w:rsid w:val="00AA1A2A"/>
    <w:rsid w:val="00AA1C6C"/>
    <w:rsid w:val="00AA6EB8"/>
    <w:rsid w:val="00AB0504"/>
    <w:rsid w:val="00AB2948"/>
    <w:rsid w:val="00AB5806"/>
    <w:rsid w:val="00AC0444"/>
    <w:rsid w:val="00AC11FC"/>
    <w:rsid w:val="00AC1523"/>
    <w:rsid w:val="00AC17D6"/>
    <w:rsid w:val="00AC1A94"/>
    <w:rsid w:val="00AC37D0"/>
    <w:rsid w:val="00AC3AA7"/>
    <w:rsid w:val="00AC4FEB"/>
    <w:rsid w:val="00AC6392"/>
    <w:rsid w:val="00AD4A4D"/>
    <w:rsid w:val="00AE0E3D"/>
    <w:rsid w:val="00AE297C"/>
    <w:rsid w:val="00AE2EAC"/>
    <w:rsid w:val="00AF09D1"/>
    <w:rsid w:val="00AF21F9"/>
    <w:rsid w:val="00AF54BB"/>
    <w:rsid w:val="00B042D2"/>
    <w:rsid w:val="00B12D93"/>
    <w:rsid w:val="00B13167"/>
    <w:rsid w:val="00B14AED"/>
    <w:rsid w:val="00B15A16"/>
    <w:rsid w:val="00B21045"/>
    <w:rsid w:val="00B320B9"/>
    <w:rsid w:val="00B33F67"/>
    <w:rsid w:val="00B347AF"/>
    <w:rsid w:val="00B42F08"/>
    <w:rsid w:val="00B459F6"/>
    <w:rsid w:val="00B532BA"/>
    <w:rsid w:val="00B5330B"/>
    <w:rsid w:val="00B54C7E"/>
    <w:rsid w:val="00B5678C"/>
    <w:rsid w:val="00B60587"/>
    <w:rsid w:val="00B6599A"/>
    <w:rsid w:val="00B67690"/>
    <w:rsid w:val="00B70C27"/>
    <w:rsid w:val="00B77A54"/>
    <w:rsid w:val="00B81878"/>
    <w:rsid w:val="00B85BA1"/>
    <w:rsid w:val="00B93A79"/>
    <w:rsid w:val="00B97798"/>
    <w:rsid w:val="00BB43FF"/>
    <w:rsid w:val="00BB4EEF"/>
    <w:rsid w:val="00BB5CB6"/>
    <w:rsid w:val="00BC29B7"/>
    <w:rsid w:val="00BC5FE0"/>
    <w:rsid w:val="00BC78CF"/>
    <w:rsid w:val="00BD4F2D"/>
    <w:rsid w:val="00BD6EBB"/>
    <w:rsid w:val="00BE04CF"/>
    <w:rsid w:val="00BE0F71"/>
    <w:rsid w:val="00BE5BB5"/>
    <w:rsid w:val="00BF12D6"/>
    <w:rsid w:val="00BF2AA1"/>
    <w:rsid w:val="00BF68D8"/>
    <w:rsid w:val="00BF7736"/>
    <w:rsid w:val="00C05450"/>
    <w:rsid w:val="00C0629B"/>
    <w:rsid w:val="00C07BB3"/>
    <w:rsid w:val="00C11727"/>
    <w:rsid w:val="00C12B4F"/>
    <w:rsid w:val="00C1353C"/>
    <w:rsid w:val="00C166A7"/>
    <w:rsid w:val="00C24751"/>
    <w:rsid w:val="00C27CD1"/>
    <w:rsid w:val="00C27CD2"/>
    <w:rsid w:val="00C30813"/>
    <w:rsid w:val="00C32782"/>
    <w:rsid w:val="00C457EC"/>
    <w:rsid w:val="00C45BEA"/>
    <w:rsid w:val="00C51187"/>
    <w:rsid w:val="00C52C29"/>
    <w:rsid w:val="00C576FA"/>
    <w:rsid w:val="00C6793A"/>
    <w:rsid w:val="00C7376C"/>
    <w:rsid w:val="00C81038"/>
    <w:rsid w:val="00C811D8"/>
    <w:rsid w:val="00C82F22"/>
    <w:rsid w:val="00C83CE7"/>
    <w:rsid w:val="00C83D33"/>
    <w:rsid w:val="00C86DAF"/>
    <w:rsid w:val="00C92F97"/>
    <w:rsid w:val="00CA27BE"/>
    <w:rsid w:val="00CA2F64"/>
    <w:rsid w:val="00CA5026"/>
    <w:rsid w:val="00CA56C3"/>
    <w:rsid w:val="00CA58FC"/>
    <w:rsid w:val="00CB1C6F"/>
    <w:rsid w:val="00CB347D"/>
    <w:rsid w:val="00CB590D"/>
    <w:rsid w:val="00CB63BA"/>
    <w:rsid w:val="00CC02A5"/>
    <w:rsid w:val="00CC1FD4"/>
    <w:rsid w:val="00CC5F3F"/>
    <w:rsid w:val="00CD2D04"/>
    <w:rsid w:val="00CD2D22"/>
    <w:rsid w:val="00CE47F1"/>
    <w:rsid w:val="00CE7B85"/>
    <w:rsid w:val="00D03CBB"/>
    <w:rsid w:val="00D04491"/>
    <w:rsid w:val="00D05C55"/>
    <w:rsid w:val="00D15161"/>
    <w:rsid w:val="00D1591F"/>
    <w:rsid w:val="00D202B5"/>
    <w:rsid w:val="00D21BD8"/>
    <w:rsid w:val="00D23638"/>
    <w:rsid w:val="00D244EE"/>
    <w:rsid w:val="00D2487B"/>
    <w:rsid w:val="00D27369"/>
    <w:rsid w:val="00D31C55"/>
    <w:rsid w:val="00D32174"/>
    <w:rsid w:val="00D3265C"/>
    <w:rsid w:val="00D342A9"/>
    <w:rsid w:val="00D347AC"/>
    <w:rsid w:val="00D34930"/>
    <w:rsid w:val="00D34F52"/>
    <w:rsid w:val="00D362B9"/>
    <w:rsid w:val="00D40C4A"/>
    <w:rsid w:val="00D6503E"/>
    <w:rsid w:val="00D65FB0"/>
    <w:rsid w:val="00D6719F"/>
    <w:rsid w:val="00D86300"/>
    <w:rsid w:val="00D917D3"/>
    <w:rsid w:val="00D93D20"/>
    <w:rsid w:val="00D965AF"/>
    <w:rsid w:val="00DA4F67"/>
    <w:rsid w:val="00DA53EA"/>
    <w:rsid w:val="00DA7229"/>
    <w:rsid w:val="00DB245D"/>
    <w:rsid w:val="00DB53FD"/>
    <w:rsid w:val="00DC1515"/>
    <w:rsid w:val="00DD1DD3"/>
    <w:rsid w:val="00DD2E11"/>
    <w:rsid w:val="00DD35F5"/>
    <w:rsid w:val="00DD715C"/>
    <w:rsid w:val="00DE4751"/>
    <w:rsid w:val="00DE6E29"/>
    <w:rsid w:val="00DF19F9"/>
    <w:rsid w:val="00DF36AE"/>
    <w:rsid w:val="00DF585A"/>
    <w:rsid w:val="00E00233"/>
    <w:rsid w:val="00E02FA4"/>
    <w:rsid w:val="00E0463F"/>
    <w:rsid w:val="00E04F7B"/>
    <w:rsid w:val="00E11320"/>
    <w:rsid w:val="00E13BFD"/>
    <w:rsid w:val="00E172ED"/>
    <w:rsid w:val="00E361BD"/>
    <w:rsid w:val="00E37D86"/>
    <w:rsid w:val="00E42EFE"/>
    <w:rsid w:val="00E50B06"/>
    <w:rsid w:val="00E50D6E"/>
    <w:rsid w:val="00E5248D"/>
    <w:rsid w:val="00E54A3D"/>
    <w:rsid w:val="00E56097"/>
    <w:rsid w:val="00E66727"/>
    <w:rsid w:val="00E7660C"/>
    <w:rsid w:val="00E85E7A"/>
    <w:rsid w:val="00E85FFA"/>
    <w:rsid w:val="00E867C2"/>
    <w:rsid w:val="00E87F8F"/>
    <w:rsid w:val="00EA288F"/>
    <w:rsid w:val="00EA7192"/>
    <w:rsid w:val="00EA7523"/>
    <w:rsid w:val="00EB00F6"/>
    <w:rsid w:val="00EB4B6D"/>
    <w:rsid w:val="00EB5F79"/>
    <w:rsid w:val="00EC36BD"/>
    <w:rsid w:val="00EE3362"/>
    <w:rsid w:val="00EF1C75"/>
    <w:rsid w:val="00EF6C55"/>
    <w:rsid w:val="00F00CB9"/>
    <w:rsid w:val="00F00D97"/>
    <w:rsid w:val="00F04F90"/>
    <w:rsid w:val="00F07A68"/>
    <w:rsid w:val="00F11640"/>
    <w:rsid w:val="00F154D7"/>
    <w:rsid w:val="00F218B3"/>
    <w:rsid w:val="00F25111"/>
    <w:rsid w:val="00F27979"/>
    <w:rsid w:val="00F30B7E"/>
    <w:rsid w:val="00F35EB2"/>
    <w:rsid w:val="00F36080"/>
    <w:rsid w:val="00F463CC"/>
    <w:rsid w:val="00F50CAF"/>
    <w:rsid w:val="00F53716"/>
    <w:rsid w:val="00F5699E"/>
    <w:rsid w:val="00F63EAE"/>
    <w:rsid w:val="00F65023"/>
    <w:rsid w:val="00F74550"/>
    <w:rsid w:val="00F745BB"/>
    <w:rsid w:val="00F81C10"/>
    <w:rsid w:val="00F87512"/>
    <w:rsid w:val="00F907D6"/>
    <w:rsid w:val="00F91F74"/>
    <w:rsid w:val="00F92E82"/>
    <w:rsid w:val="00F96E2B"/>
    <w:rsid w:val="00F97F17"/>
    <w:rsid w:val="00FA302F"/>
    <w:rsid w:val="00FA307F"/>
    <w:rsid w:val="00FA4B1F"/>
    <w:rsid w:val="00FA6F3F"/>
    <w:rsid w:val="00FB0B99"/>
    <w:rsid w:val="00FB3D46"/>
    <w:rsid w:val="00FB5DF6"/>
    <w:rsid w:val="00FB629F"/>
    <w:rsid w:val="00FC1224"/>
    <w:rsid w:val="00FC240A"/>
    <w:rsid w:val="00FD07C4"/>
    <w:rsid w:val="00FD2062"/>
    <w:rsid w:val="00FE2225"/>
    <w:rsid w:val="00FE7475"/>
    <w:rsid w:val="01F06EF2"/>
    <w:rsid w:val="020224DA"/>
    <w:rsid w:val="097A4642"/>
    <w:rsid w:val="09BE3FF9"/>
    <w:rsid w:val="0AD0033D"/>
    <w:rsid w:val="0B6739BD"/>
    <w:rsid w:val="0D932A60"/>
    <w:rsid w:val="0F65642E"/>
    <w:rsid w:val="11E2363F"/>
    <w:rsid w:val="14175CEB"/>
    <w:rsid w:val="153721A2"/>
    <w:rsid w:val="161541A7"/>
    <w:rsid w:val="16361E9D"/>
    <w:rsid w:val="172263FB"/>
    <w:rsid w:val="188C49F4"/>
    <w:rsid w:val="18BD7156"/>
    <w:rsid w:val="19727007"/>
    <w:rsid w:val="1B64663C"/>
    <w:rsid w:val="1E2416CC"/>
    <w:rsid w:val="22A369F6"/>
    <w:rsid w:val="26202836"/>
    <w:rsid w:val="27EF1F42"/>
    <w:rsid w:val="28EB603E"/>
    <w:rsid w:val="2929668C"/>
    <w:rsid w:val="2999485E"/>
    <w:rsid w:val="2A0C32C1"/>
    <w:rsid w:val="2ACA22A8"/>
    <w:rsid w:val="2BBB1CAD"/>
    <w:rsid w:val="2D7D7CB6"/>
    <w:rsid w:val="2E84258C"/>
    <w:rsid w:val="308B667B"/>
    <w:rsid w:val="31384052"/>
    <w:rsid w:val="315478AC"/>
    <w:rsid w:val="31F10CF8"/>
    <w:rsid w:val="32F32F8E"/>
    <w:rsid w:val="34711C2F"/>
    <w:rsid w:val="348C131C"/>
    <w:rsid w:val="35C26022"/>
    <w:rsid w:val="388D31A0"/>
    <w:rsid w:val="39EF2DF3"/>
    <w:rsid w:val="3E3265DE"/>
    <w:rsid w:val="3EDE6991"/>
    <w:rsid w:val="3F087C28"/>
    <w:rsid w:val="3F1A1D1D"/>
    <w:rsid w:val="42E7098F"/>
    <w:rsid w:val="434E33BA"/>
    <w:rsid w:val="441E1FC1"/>
    <w:rsid w:val="461B6184"/>
    <w:rsid w:val="46594D40"/>
    <w:rsid w:val="4804399C"/>
    <w:rsid w:val="4A3E3D46"/>
    <w:rsid w:val="4A5E3145"/>
    <w:rsid w:val="4D375332"/>
    <w:rsid w:val="4F266657"/>
    <w:rsid w:val="4F3C0FB2"/>
    <w:rsid w:val="50CC2D2C"/>
    <w:rsid w:val="534B573C"/>
    <w:rsid w:val="5736771F"/>
    <w:rsid w:val="57532291"/>
    <w:rsid w:val="58726413"/>
    <w:rsid w:val="599006DD"/>
    <w:rsid w:val="5AF70486"/>
    <w:rsid w:val="5BBA3509"/>
    <w:rsid w:val="5C3278F1"/>
    <w:rsid w:val="5D712604"/>
    <w:rsid w:val="5DB65A11"/>
    <w:rsid w:val="615A7852"/>
    <w:rsid w:val="62C9780B"/>
    <w:rsid w:val="649E643F"/>
    <w:rsid w:val="65B74DF4"/>
    <w:rsid w:val="65F864A0"/>
    <w:rsid w:val="69BF043E"/>
    <w:rsid w:val="6AF361EE"/>
    <w:rsid w:val="6AFB2120"/>
    <w:rsid w:val="6B032EA3"/>
    <w:rsid w:val="6B513C29"/>
    <w:rsid w:val="6BC823E0"/>
    <w:rsid w:val="6CAF571B"/>
    <w:rsid w:val="6DB050B4"/>
    <w:rsid w:val="6F8551DA"/>
    <w:rsid w:val="71881B2C"/>
    <w:rsid w:val="71B25D5F"/>
    <w:rsid w:val="742B13AF"/>
    <w:rsid w:val="7533396A"/>
    <w:rsid w:val="75BE09FD"/>
    <w:rsid w:val="7696376E"/>
    <w:rsid w:val="76CF0A0D"/>
    <w:rsid w:val="77957571"/>
    <w:rsid w:val="78847E73"/>
    <w:rsid w:val="78986383"/>
    <w:rsid w:val="7A912684"/>
    <w:rsid w:val="7AF43B1C"/>
    <w:rsid w:val="7C8E6ABD"/>
    <w:rsid w:val="7E2D681A"/>
    <w:rsid w:val="7F81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6EA83"/>
  <w15:docId w15:val="{BB2BC3E8-B750-49D5-803B-A9A6C39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adjustRightInd w:val="0"/>
      <w:snapToGrid w:val="0"/>
      <w:spacing w:before="160" w:after="160" w:line="360" w:lineRule="auto"/>
      <w:jc w:val="left"/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qFormat/>
    <w:pPr>
      <w:keepNext/>
      <w:keepLines/>
      <w:adjustRightInd w:val="0"/>
      <w:snapToGrid w:val="0"/>
      <w:spacing w:before="240" w:after="240" w:line="720" w:lineRule="atLeast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qFormat/>
    <w:pPr>
      <w:keepNext/>
      <w:keepLines/>
      <w:adjustRightInd w:val="0"/>
      <w:snapToGrid w:val="0"/>
      <w:spacing w:before="240" w:after="240" w:line="480" w:lineRule="atLeast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</w:style>
  <w:style w:type="paragraph" w:styleId="TOC3">
    <w:name w:val="toc 3"/>
    <w:basedOn w:val="a"/>
    <w:next w:val="a"/>
    <w:uiPriority w:val="39"/>
    <w:qFormat/>
    <w:pPr>
      <w:spacing w:line="360" w:lineRule="atLeast"/>
      <w:ind w:leftChars="400" w:left="40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adjustRightInd w:val="0"/>
      <w:snapToGrid w:val="0"/>
      <w:spacing w:line="360" w:lineRule="atLeast"/>
    </w:pPr>
    <w:rPr>
      <w:b/>
    </w:rPr>
  </w:style>
  <w:style w:type="paragraph" w:styleId="TOC2">
    <w:name w:val="toc 2"/>
    <w:basedOn w:val="a"/>
    <w:next w:val="a"/>
    <w:uiPriority w:val="39"/>
    <w:qFormat/>
    <w:pPr>
      <w:spacing w:line="360" w:lineRule="atLeast"/>
      <w:ind w:leftChars="200" w:left="200"/>
    </w:pPr>
  </w:style>
  <w:style w:type="paragraph" w:styleId="21">
    <w:name w:val="Body Text 2"/>
    <w:basedOn w:val="a"/>
    <w:link w:val="22"/>
    <w:uiPriority w:val="99"/>
    <w:unhideWhenUsed/>
    <w:qFormat/>
    <w:pPr>
      <w:spacing w:after="120" w:line="480" w:lineRule="auto"/>
    </w:pPr>
  </w:style>
  <w:style w:type="paragraph" w:styleId="a8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9">
    <w:name w:val="Title"/>
    <w:basedOn w:val="a"/>
    <w:link w:val="a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kern w:val="2"/>
      <w:sz w:val="36"/>
    </w:rPr>
  </w:style>
  <w:style w:type="character" w:customStyle="1" w:styleId="20">
    <w:name w:val="标题 2 字符"/>
    <w:basedOn w:val="a0"/>
    <w:link w:val="2"/>
    <w:qFormat/>
    <w:rPr>
      <w:rFonts w:ascii="Times New Roman" w:eastAsia="宋体" w:hAnsi="Times New Roman" w:cs="Times New Roman"/>
      <w:b/>
      <w:sz w:val="28"/>
      <w:szCs w:val="20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szCs w:val="20"/>
    </w:rPr>
  </w:style>
  <w:style w:type="character" w:customStyle="1" w:styleId="aa">
    <w:name w:val="标题 字符"/>
    <w:basedOn w:val="a0"/>
    <w:link w:val="a9"/>
    <w:qFormat/>
    <w:rPr>
      <w:rFonts w:ascii="Arial" w:eastAsia="宋体" w:hAnsi="Arial" w:cs="Times New Roman"/>
      <w:b/>
      <w:sz w:val="32"/>
      <w:szCs w:val="20"/>
    </w:rPr>
  </w:style>
  <w:style w:type="paragraph" w:customStyle="1" w:styleId="TableHeading">
    <w:name w:val="Table Heading"/>
    <w:basedOn w:val="21"/>
    <w:qFormat/>
    <w:rPr>
      <w:rFonts w:ascii="Arial Narrow" w:hAnsi="Arial Narrow"/>
      <w:sz w:val="24"/>
    </w:rPr>
  </w:style>
  <w:style w:type="paragraph" w:customStyle="1" w:styleId="BodyText1">
    <w:name w:val="Body Text 1"/>
    <w:basedOn w:val="21"/>
    <w:qFormat/>
    <w:rPr>
      <w:b/>
      <w:sz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2">
    <w:name w:val="正文文本 2 字符"/>
    <w:basedOn w:val="a0"/>
    <w:link w:val="21"/>
    <w:uiPriority w:val="99"/>
    <w:semiHidden/>
    <w:qFormat/>
    <w:rPr>
      <w:rFonts w:ascii="Times New Roman" w:eastAsia="宋体" w:hAnsi="Times New Roman" w:cs="Times New Roman"/>
      <w:szCs w:val="20"/>
    </w:rPr>
  </w:style>
  <w:style w:type="paragraph" w:styleId="ad">
    <w:name w:val="List Paragraph"/>
    <w:basedOn w:val="a"/>
    <w:uiPriority w:val="99"/>
    <w:rsid w:val="004B76D8"/>
    <w:pPr>
      <w:ind w:firstLineChars="200" w:firstLine="420"/>
    </w:pPr>
  </w:style>
  <w:style w:type="character" w:styleId="ae">
    <w:name w:val="Strong"/>
    <w:basedOn w:val="a0"/>
    <w:uiPriority w:val="22"/>
    <w:qFormat/>
    <w:rsid w:val="007D7588"/>
    <w:rPr>
      <w:b/>
      <w:bCs/>
    </w:rPr>
  </w:style>
  <w:style w:type="paragraph" w:styleId="af">
    <w:name w:val="Revision"/>
    <w:hidden/>
    <w:uiPriority w:val="99"/>
    <w:semiHidden/>
    <w:rsid w:val="009B4FC4"/>
    <w:rPr>
      <w:rFonts w:ascii="Times New Roman" w:eastAsia="宋体" w:hAnsi="Times New Roman" w:cs="Times New Roman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B4A957-0DD6-46CD-90E2-4D9179F3F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707</Words>
  <Characters>4033</Characters>
  <Application>Microsoft Office Word</Application>
  <DocSecurity>0</DocSecurity>
  <Lines>33</Lines>
  <Paragraphs>9</Paragraphs>
  <ScaleCrop>false</ScaleCrop>
  <Company>Microsoft</Company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weiting xu</dc:creator>
  <cp:lastModifiedBy>Wang Huncho</cp:lastModifiedBy>
  <cp:revision>4</cp:revision>
  <dcterms:created xsi:type="dcterms:W3CDTF">2023-07-07T06:23:00Z</dcterms:created>
  <dcterms:modified xsi:type="dcterms:W3CDTF">2023-07-07T06:24:00Z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